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2A04" w14:textId="77777777" w:rsidR="005431B0" w:rsidRDefault="00000000">
      <w:pPr>
        <w:widowControl/>
        <w:jc w:val="left"/>
        <w:rPr>
          <w:ins w:id="0" w:author="徐传运 Shepherd" w:date="2025-11-17T23:41:00Z"/>
        </w:rPr>
      </w:pPr>
      <w:ins w:id="1" w:author="徐传运 Shepherd" w:date="2025-11-17T23:41:00Z">
        <w:r>
          <w:rPr>
            <w:rStyle w:val="a4"/>
            <w:rFonts w:ascii="Helvetica Neue" w:eastAsia="Helvetica Neue" w:hAnsi="Helvetica Neue" w:cs="Helvetica Neue"/>
            <w:color w:val="000000"/>
            <w:kern w:val="0"/>
            <w:sz w:val="40"/>
            <w:szCs w:val="40"/>
            <w:lang w:bidi="ar"/>
          </w:rPr>
          <w:t>Student Achievements Management System</w:t>
        </w:r>
      </w:ins>
    </w:p>
    <w:p w14:paraId="7665AEF8" w14:textId="77777777" w:rsidR="005431B0" w:rsidRDefault="005431B0">
      <w:pPr>
        <w:widowControl/>
        <w:jc w:val="left"/>
        <w:rPr>
          <w:ins w:id="2" w:author="徐传运 Shepherd" w:date="2025-11-17T23:41:00Z"/>
          <w:rFonts w:ascii="宋体" w:eastAsia="宋体" w:hAnsi="宋体" w:cs="宋体" w:hint="eastAsia"/>
          <w:sz w:val="44"/>
          <w:szCs w:val="44"/>
          <w:lang w:eastAsia="zh"/>
        </w:rPr>
      </w:pPr>
    </w:p>
    <w:p w14:paraId="175C111D" w14:textId="77777777" w:rsidR="005431B0" w:rsidRDefault="00000000">
      <w:pPr>
        <w:widowControl/>
        <w:jc w:val="left"/>
        <w:rPr>
          <w:rFonts w:ascii="宋体" w:eastAsia="宋体" w:hAnsi="宋体" w:cs="宋体" w:hint="eastAsia"/>
          <w:sz w:val="44"/>
          <w:szCs w:val="44"/>
          <w:lang w:eastAsia="zh"/>
        </w:rPr>
      </w:pPr>
      <w:r>
        <w:rPr>
          <w:rFonts w:ascii="宋体" w:eastAsia="宋体" w:hAnsi="宋体" w:cs="宋体" w:hint="eastAsia"/>
          <w:sz w:val="44"/>
          <w:szCs w:val="44"/>
          <w:lang w:eastAsia="zh"/>
        </w:rPr>
        <w:t>赛事表</w:t>
      </w:r>
    </w:p>
    <w:p w14:paraId="28AE7688" w14:textId="77777777" w:rsidR="005431B0" w:rsidRDefault="00000000">
      <w:pPr>
        <w:widowControl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PrChange w:id="3" w:author="SQ C" w:date="2026-01-30T20:43:00Z" w16du:dateUtc="2026-01-30T12:43:00Z">
          <w:tblPr>
            <w:tblW w:w="4994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</w:tblPrChange>
      </w:tblPr>
      <w:tblGrid>
        <w:gridCol w:w="929"/>
        <w:gridCol w:w="1496"/>
        <w:gridCol w:w="1758"/>
        <w:gridCol w:w="905"/>
        <w:gridCol w:w="804"/>
        <w:gridCol w:w="1395"/>
        <w:gridCol w:w="502"/>
        <w:gridCol w:w="497"/>
        <w:tblGridChange w:id="4">
          <w:tblGrid>
            <w:gridCol w:w="113"/>
            <w:gridCol w:w="840"/>
            <w:gridCol w:w="89"/>
            <w:gridCol w:w="1448"/>
            <w:gridCol w:w="48"/>
            <w:gridCol w:w="1758"/>
            <w:gridCol w:w="905"/>
            <w:gridCol w:w="25"/>
            <w:gridCol w:w="779"/>
            <w:gridCol w:w="47"/>
            <w:gridCol w:w="1348"/>
            <w:gridCol w:w="85"/>
            <w:gridCol w:w="417"/>
            <w:gridCol w:w="99"/>
            <w:gridCol w:w="398"/>
            <w:gridCol w:w="113"/>
          </w:tblGrid>
        </w:tblGridChange>
      </w:tblGrid>
      <w:tr w:rsidR="005431B0" w14:paraId="79C60595" w14:textId="77777777" w:rsidTr="0095542F">
        <w:trPr>
          <w:trHeight w:val="462"/>
          <w:jc w:val="center"/>
          <w:trPrChange w:id="5" w:author="SQ C" w:date="2026-01-30T20:43:00Z" w16du:dateUtc="2026-01-30T12:43:00Z">
            <w:trPr>
              <w:trHeight w:val="462"/>
              <w:jc w:val="center"/>
            </w:trPr>
          </w:trPrChange>
        </w:trPr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" w:author="SQ C" w:date="2026-01-30T20:43:00Z" w16du:dateUtc="2026-01-30T12:43:00Z">
              <w:tcPr>
                <w:tcW w:w="5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5F68F7D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实体名称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" w:author="SQ C" w:date="2026-01-30T20:43:00Z" w16du:dateUtc="2026-01-30T12:43:00Z">
              <w:tcPr>
                <w:tcW w:w="90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A590FAA" w14:textId="77777777" w:rsidR="005431B0" w:rsidRDefault="00000000">
            <w:r>
              <w:t>Competition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" w:author="SQ C" w:date="2026-01-30T20:43:00Z" w16du:dateUtc="2026-01-30T12:43:00Z">
              <w:tcPr>
                <w:tcW w:w="106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AB865E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" w:author="SQ C" w:date="2026-01-30T20:43:00Z" w16du:dateUtc="2026-01-30T12:43:00Z">
              <w:tcPr>
                <w:tcW w:w="5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5BAD56E" w14:textId="77777777" w:rsidR="005431B0" w:rsidRDefault="00000000">
            <w:r>
              <w:t>赛事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" w:author="SQ C" w:date="2026-01-30T20:43:00Z" w16du:dateUtc="2026-01-30T12:43:00Z">
              <w:tcPr>
                <w:tcW w:w="48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AC8F9B9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" w:author="SQ C" w:date="2026-01-30T20:43:00Z" w16du:dateUtc="2026-01-30T12:43:00Z">
              <w:tcPr>
                <w:tcW w:w="84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B9AD3A6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赛事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" w:author="SQ C" w:date="2026-01-30T20:43:00Z" w16du:dateUtc="2026-01-30T12:43:00Z">
              <w:tcPr>
                <w:tcW w:w="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37B6CF8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3" w:author="SQ C" w:date="2026-01-30T20:43:00Z" w16du:dateUtc="2026-01-30T12:43:00Z">
              <w:tcPr>
                <w:tcW w:w="30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606E7D7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53A07463" w14:textId="77777777" w:rsidTr="0095542F">
        <w:trPr>
          <w:trHeight w:val="462"/>
          <w:jc w:val="center"/>
          <w:trPrChange w:id="14" w:author="SQ C" w:date="2026-01-30T20:43:00Z" w16du:dateUtc="2026-01-30T12:43:00Z">
            <w:trPr>
              <w:trHeight w:val="462"/>
              <w:jc w:val="center"/>
            </w:trPr>
          </w:trPrChange>
        </w:trPr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5" w:author="SQ C" w:date="2026-01-30T20:43:00Z" w16du:dateUtc="2026-01-30T12:43:00Z">
              <w:tcPr>
                <w:tcW w:w="5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6A7FAC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字段编号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6" w:author="SQ C" w:date="2026-01-30T20:43:00Z" w16du:dateUtc="2026-01-30T12:43:00Z">
              <w:tcPr>
                <w:tcW w:w="90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BB47D00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字段名称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7" w:author="SQ C" w:date="2026-01-30T20:43:00Z" w16du:dateUtc="2026-01-30T12:43:00Z">
              <w:tcPr>
                <w:tcW w:w="106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6D0267A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8" w:author="SQ C" w:date="2026-01-30T20:43:00Z" w16du:dateUtc="2026-01-30T12:43:00Z">
              <w:tcPr>
                <w:tcW w:w="5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D1DBCE6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9" w:author="SQ C" w:date="2026-01-30T20:43:00Z" w16du:dateUtc="2026-01-30T12:43:00Z">
              <w:tcPr>
                <w:tcW w:w="48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9227E36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约束关系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0" w:author="SQ C" w:date="2026-01-30T20:43:00Z" w16du:dateUtc="2026-01-30T12:43:00Z">
              <w:tcPr>
                <w:tcW w:w="84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89815A1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备注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1" w:author="SQ C" w:date="2026-01-30T20:43:00Z" w16du:dateUtc="2026-01-30T12:43:00Z">
              <w:tcPr>
                <w:tcW w:w="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1FFF02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2" w:author="SQ C" w:date="2026-01-30T20:43:00Z" w16du:dateUtc="2026-01-30T12:43:00Z">
              <w:tcPr>
                <w:tcW w:w="30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2C066AC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42BFF0CD" w14:textId="77777777" w:rsidTr="0095542F">
        <w:trPr>
          <w:trHeight w:val="462"/>
          <w:jc w:val="center"/>
          <w:trPrChange w:id="23" w:author="SQ C" w:date="2026-01-30T20:43:00Z" w16du:dateUtc="2026-01-30T12:43:00Z">
            <w:trPr>
              <w:trHeight w:val="462"/>
              <w:jc w:val="center"/>
            </w:trPr>
          </w:trPrChange>
        </w:trPr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4" w:author="SQ C" w:date="2026-01-30T20:43:00Z" w16du:dateUtc="2026-01-30T12:43:00Z">
              <w:tcPr>
                <w:tcW w:w="5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DB6565B" w14:textId="77777777" w:rsidR="005431B0" w:rsidRDefault="00000000">
            <w:r>
              <w:t>1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5" w:author="SQ C" w:date="2026-01-30T20:43:00Z" w16du:dateUtc="2026-01-30T12:43:00Z">
              <w:tcPr>
                <w:tcW w:w="90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71BACBC" w14:textId="77777777" w:rsidR="005431B0" w:rsidRDefault="00000000">
            <w:r>
              <w:t>name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6" w:author="SQ C" w:date="2026-01-30T20:43:00Z" w16du:dateUtc="2026-01-30T12:43:00Z">
              <w:tcPr>
                <w:tcW w:w="106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BBE93AA" w14:textId="77777777" w:rsidR="005431B0" w:rsidRDefault="00000000">
            <w:proofErr w:type="gramStart"/>
            <w:r>
              <w:t>String(</w:t>
            </w:r>
            <w:proofErr w:type="gramEnd"/>
            <w:r>
              <w:t>20)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7" w:author="SQ C" w:date="2026-01-30T20:43:00Z" w16du:dateUtc="2026-01-30T12:43:00Z">
              <w:tcPr>
                <w:tcW w:w="5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933EC33" w14:textId="77777777" w:rsidR="005431B0" w:rsidRDefault="00000000">
            <w:r>
              <w:t>赛事名称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8" w:author="SQ C" w:date="2026-01-30T20:43:00Z" w16du:dateUtc="2026-01-30T12:43:00Z">
              <w:tcPr>
                <w:tcW w:w="48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7F93BB7" w14:textId="77777777" w:rsidR="005431B0" w:rsidRDefault="00000000">
            <w:r>
              <w:t>非空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9" w:author="SQ C" w:date="2026-01-30T20:43:00Z" w16du:dateUtc="2026-01-30T12:43:00Z">
              <w:tcPr>
                <w:tcW w:w="84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F74B77D" w14:textId="77777777" w:rsidR="005431B0" w:rsidRDefault="00000000">
            <w:r>
              <w:t>名称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0" w:author="SQ C" w:date="2026-01-30T20:43:00Z" w16du:dateUtc="2026-01-30T12:43:00Z">
              <w:tcPr>
                <w:tcW w:w="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BB038B5" w14:textId="77777777" w:rsidR="005431B0" w:rsidRDefault="00000000">
            <w:r>
              <w:t>文本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1" w:author="SQ C" w:date="2026-01-30T20:43:00Z" w16du:dateUtc="2026-01-30T12:43:00Z">
              <w:tcPr>
                <w:tcW w:w="30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27C7329" w14:textId="77777777" w:rsidR="005431B0" w:rsidRDefault="00000000">
            <w:r>
              <w:t>是</w:t>
            </w:r>
          </w:p>
        </w:tc>
      </w:tr>
      <w:tr w:rsidR="005431B0" w14:paraId="3D5C8EB6" w14:textId="77777777" w:rsidTr="0095542F">
        <w:trPr>
          <w:trHeight w:val="462"/>
          <w:jc w:val="center"/>
          <w:trPrChange w:id="32" w:author="SQ C" w:date="2026-01-30T20:43:00Z" w16du:dateUtc="2026-01-30T12:43:00Z">
            <w:trPr>
              <w:trHeight w:val="462"/>
              <w:jc w:val="center"/>
            </w:trPr>
          </w:trPrChange>
        </w:trPr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3" w:author="SQ C" w:date="2026-01-30T20:43:00Z" w16du:dateUtc="2026-01-30T12:43:00Z">
              <w:tcPr>
                <w:tcW w:w="5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B5ACC07" w14:textId="77777777" w:rsidR="005431B0" w:rsidRDefault="00000000">
            <w:r>
              <w:t>2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4" w:author="SQ C" w:date="2026-01-30T20:43:00Z" w16du:dateUtc="2026-01-30T12:43:00Z">
              <w:tcPr>
                <w:tcW w:w="90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552041B" w14:textId="77777777" w:rsidR="005431B0" w:rsidRDefault="00000000">
            <w:r>
              <w:t>category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5" w:author="SQ C" w:date="2026-01-30T20:43:00Z" w16du:dateUtc="2026-01-30T12:43:00Z">
              <w:tcPr>
                <w:tcW w:w="106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674584C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类别</w:t>
            </w:r>
            <w:r>
              <w:t>&gt;:</w:t>
            </w:r>
            <w:r>
              <w:t>政府类，学会类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6" w:author="SQ C" w:date="2026-01-30T20:43:00Z" w16du:dateUtc="2026-01-30T12:43:00Z">
              <w:tcPr>
                <w:tcW w:w="5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86C494D" w14:textId="77777777" w:rsidR="005431B0" w:rsidRDefault="00000000">
            <w:r>
              <w:t>类别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7" w:author="SQ C" w:date="2026-01-30T20:43:00Z" w16du:dateUtc="2026-01-30T12:43:00Z">
              <w:tcPr>
                <w:tcW w:w="48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D450C2E" w14:textId="77777777" w:rsidR="005431B0" w:rsidRDefault="005431B0"/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8" w:author="SQ C" w:date="2026-01-30T20:43:00Z" w16du:dateUtc="2026-01-30T12:43:00Z">
              <w:tcPr>
                <w:tcW w:w="84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CF10830" w14:textId="77777777" w:rsidR="005431B0" w:rsidRDefault="00000000">
            <w:r>
              <w:t>类别（政府类或学会类）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9" w:author="SQ C" w:date="2026-01-30T20:43:00Z" w16du:dateUtc="2026-01-30T12:43:00Z">
              <w:tcPr>
                <w:tcW w:w="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5D42494" w14:textId="77777777" w:rsidR="005431B0" w:rsidRDefault="00000000">
            <w:r>
              <w:t>字典单选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0" w:author="SQ C" w:date="2026-01-30T20:43:00Z" w16du:dateUtc="2026-01-30T12:43:00Z">
              <w:tcPr>
                <w:tcW w:w="30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68C2771" w14:textId="77777777" w:rsidR="005431B0" w:rsidRDefault="00000000">
            <w:r>
              <w:t>是</w:t>
            </w:r>
          </w:p>
        </w:tc>
      </w:tr>
      <w:tr w:rsidR="005431B0" w14:paraId="6E57909F" w14:textId="77777777" w:rsidTr="0095542F">
        <w:trPr>
          <w:trHeight w:val="477"/>
          <w:jc w:val="center"/>
          <w:trPrChange w:id="41" w:author="SQ C" w:date="2026-01-30T20:43:00Z" w16du:dateUtc="2026-01-30T12:43:00Z">
            <w:trPr>
              <w:trHeight w:val="477"/>
              <w:jc w:val="center"/>
            </w:trPr>
          </w:trPrChange>
        </w:trPr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2" w:author="SQ C" w:date="2026-01-30T20:43:00Z" w16du:dateUtc="2026-01-30T12:43:00Z">
              <w:tcPr>
                <w:tcW w:w="5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9D2068B" w14:textId="77777777" w:rsidR="005431B0" w:rsidRDefault="00000000">
            <w:r>
              <w:t>3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3" w:author="SQ C" w:date="2026-01-30T20:43:00Z" w16du:dateUtc="2026-01-30T12:43:00Z">
              <w:tcPr>
                <w:tcW w:w="90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952034D" w14:textId="77777777" w:rsidR="005431B0" w:rsidRDefault="00000000">
            <w:r>
              <w:t>organizations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4" w:author="SQ C" w:date="2026-01-30T20:43:00Z" w16du:dateUtc="2026-01-30T12:43:00Z">
              <w:tcPr>
                <w:tcW w:w="106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A555DBE" w14:textId="77777777" w:rsidR="005431B0" w:rsidRDefault="00000000">
            <w:proofErr w:type="gramStart"/>
            <w:r>
              <w:t>String(</w:t>
            </w:r>
            <w:proofErr w:type="gramEnd"/>
            <w:r>
              <w:t>512)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5" w:author="SQ C" w:date="2026-01-30T20:43:00Z" w16du:dateUtc="2026-01-30T12:43:00Z">
              <w:tcPr>
                <w:tcW w:w="5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7FA016A" w14:textId="77777777" w:rsidR="005431B0" w:rsidRDefault="00000000">
            <w:r>
              <w:t>盖章单位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6" w:author="SQ C" w:date="2026-01-30T20:43:00Z" w16du:dateUtc="2026-01-30T12:43:00Z">
              <w:tcPr>
                <w:tcW w:w="48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D150C9C" w14:textId="77777777" w:rsidR="005431B0" w:rsidRDefault="00000000">
            <w:r>
              <w:t>非空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7" w:author="SQ C" w:date="2026-01-30T20:43:00Z" w16du:dateUtc="2026-01-30T12:43:00Z">
              <w:tcPr>
                <w:tcW w:w="84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B9192FD" w14:textId="77777777" w:rsidR="005431B0" w:rsidRDefault="00000000">
            <w:r>
              <w:t>盖章单位</w:t>
            </w:r>
            <w:r>
              <w:t>,</w:t>
            </w:r>
            <w:r>
              <w:t>多个单位用分号分开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8" w:author="SQ C" w:date="2026-01-30T20:43:00Z" w16du:dateUtc="2026-01-30T12:43:00Z">
              <w:tcPr>
                <w:tcW w:w="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AC0D757" w14:textId="77777777" w:rsidR="005431B0" w:rsidRDefault="00000000">
            <w:r>
              <w:t>文本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9" w:author="SQ C" w:date="2026-01-30T20:43:00Z" w16du:dateUtc="2026-01-30T12:43:00Z">
              <w:tcPr>
                <w:tcW w:w="30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311FFF1" w14:textId="77777777" w:rsidR="005431B0" w:rsidRDefault="00000000">
            <w:r>
              <w:t>是</w:t>
            </w:r>
          </w:p>
        </w:tc>
      </w:tr>
      <w:tr w:rsidR="005431B0" w14:paraId="083B3177" w14:textId="77777777" w:rsidTr="0095542F">
        <w:trPr>
          <w:trHeight w:val="481"/>
          <w:jc w:val="center"/>
          <w:trPrChange w:id="50" w:author="SQ C" w:date="2026-01-30T20:43:00Z" w16du:dateUtc="2026-01-30T12:43:00Z">
            <w:trPr>
              <w:trHeight w:val="481"/>
              <w:jc w:val="center"/>
            </w:trPr>
          </w:trPrChange>
        </w:trPr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1" w:author="SQ C" w:date="2026-01-30T20:43:00Z" w16du:dateUtc="2026-01-30T12:43:00Z">
              <w:tcPr>
                <w:tcW w:w="5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494AA80" w14:textId="77777777" w:rsidR="005431B0" w:rsidRDefault="00000000">
            <w:r>
              <w:t>4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2" w:author="SQ C" w:date="2026-01-30T20:43:00Z" w16du:dateUtc="2026-01-30T12:43:00Z">
              <w:tcPr>
                <w:tcW w:w="90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65DC433" w14:textId="77777777" w:rsidR="005431B0" w:rsidRDefault="00000000">
            <w:r>
              <w:t>tags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3" w:author="SQ C" w:date="2026-01-30T20:43:00Z" w16du:dateUtc="2026-01-30T12:43:00Z">
              <w:tcPr>
                <w:tcW w:w="106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63C87E2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标签</w:t>
            </w:r>
            <w:r>
              <w:t>&gt;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4" w:author="SQ C" w:date="2026-01-30T20:43:00Z" w16du:dateUtc="2026-01-30T12:43:00Z">
              <w:tcPr>
                <w:tcW w:w="5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B35BB25" w14:textId="77777777" w:rsidR="005431B0" w:rsidRDefault="00000000">
            <w:r>
              <w:t>标签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5" w:author="SQ C" w:date="2026-01-30T20:43:00Z" w16du:dateUtc="2026-01-30T12:43:00Z">
              <w:tcPr>
                <w:tcW w:w="48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75976AC" w14:textId="77777777" w:rsidR="005431B0" w:rsidRDefault="005431B0"/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" w:author="SQ C" w:date="2026-01-30T20:43:00Z" w16du:dateUtc="2026-01-30T12:43:00Z">
              <w:tcPr>
                <w:tcW w:w="84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E2A849F" w14:textId="77777777" w:rsidR="005431B0" w:rsidRDefault="00000000">
            <w:r>
              <w:t>标签（素质提升表</w:t>
            </w:r>
            <w:r>
              <w:t>/</w:t>
            </w:r>
            <w:r>
              <w:t>白名单）</w:t>
            </w:r>
            <w:r>
              <w:t>,</w:t>
            </w:r>
            <w:r>
              <w:t>多个标签用分号分隔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" w:author="SQ C" w:date="2026-01-30T20:43:00Z" w16du:dateUtc="2026-01-30T12:43:00Z">
              <w:tcPr>
                <w:tcW w:w="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02E7CF6" w14:textId="77777777" w:rsidR="005431B0" w:rsidRDefault="00000000">
            <w:r>
              <w:t>字典多选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" w:author="SQ C" w:date="2026-01-30T20:43:00Z" w16du:dateUtc="2026-01-30T12:43:00Z">
              <w:tcPr>
                <w:tcW w:w="30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27CC1DB" w14:textId="77777777" w:rsidR="005431B0" w:rsidRDefault="00000000">
            <w:r>
              <w:t>是</w:t>
            </w:r>
          </w:p>
        </w:tc>
      </w:tr>
      <w:tr w:rsidR="005431B0" w14:paraId="2D5DDD77" w14:textId="77777777" w:rsidTr="0095542F">
        <w:trPr>
          <w:trHeight w:val="481"/>
          <w:jc w:val="center"/>
          <w:trPrChange w:id="59" w:author="SQ C" w:date="2026-01-30T20:43:00Z" w16du:dateUtc="2026-01-30T12:43:00Z">
            <w:trPr>
              <w:trHeight w:val="481"/>
              <w:jc w:val="center"/>
            </w:trPr>
          </w:trPrChange>
        </w:trPr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" w:author="SQ C" w:date="2026-01-30T20:43:00Z" w16du:dateUtc="2026-01-30T12:43:00Z">
              <w:tcPr>
                <w:tcW w:w="5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725DC41" w14:textId="77777777" w:rsidR="005431B0" w:rsidRDefault="00000000">
            <w:r>
              <w:t>5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" w:author="SQ C" w:date="2026-01-30T20:43:00Z" w16du:dateUtc="2026-01-30T12:43:00Z">
              <w:tcPr>
                <w:tcW w:w="90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7F8075" w14:textId="77777777" w:rsidR="005431B0" w:rsidRDefault="00000000">
            <w:r>
              <w:t>memo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2" w:author="SQ C" w:date="2026-01-30T20:43:00Z" w16du:dateUtc="2026-01-30T12:43:00Z">
              <w:tcPr>
                <w:tcW w:w="106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06FCFFD" w14:textId="77777777" w:rsidR="005431B0" w:rsidRDefault="00000000">
            <w:proofErr w:type="gramStart"/>
            <w:r>
              <w:t>String(</w:t>
            </w:r>
            <w:proofErr w:type="gramEnd"/>
            <w:r>
              <w:t>1000)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3" w:author="SQ C" w:date="2026-01-30T20:43:00Z" w16du:dateUtc="2026-01-30T12:43:00Z">
              <w:tcPr>
                <w:tcW w:w="5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C8ADB53" w14:textId="77777777" w:rsidR="005431B0" w:rsidRDefault="00000000">
            <w:r>
              <w:t>赛事说明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4" w:author="SQ C" w:date="2026-01-30T20:43:00Z" w16du:dateUtc="2026-01-30T12:43:00Z">
              <w:tcPr>
                <w:tcW w:w="48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60CE4C2" w14:textId="77777777" w:rsidR="005431B0" w:rsidRDefault="005431B0"/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5" w:author="SQ C" w:date="2026-01-30T20:43:00Z" w16du:dateUtc="2026-01-30T12:43:00Z">
              <w:tcPr>
                <w:tcW w:w="84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7B0A5A4" w14:textId="77777777" w:rsidR="005431B0" w:rsidRDefault="00000000">
            <w:r>
              <w:t>说明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6" w:author="SQ C" w:date="2026-01-30T20:43:00Z" w16du:dateUtc="2026-01-30T12:43:00Z">
              <w:tcPr>
                <w:tcW w:w="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ECF6324" w14:textId="77777777" w:rsidR="005431B0" w:rsidRDefault="00000000">
            <w:r>
              <w:t>多行文本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7" w:author="SQ C" w:date="2026-01-30T20:43:00Z" w16du:dateUtc="2026-01-30T12:43:00Z">
              <w:tcPr>
                <w:tcW w:w="30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51B1865" w14:textId="77777777" w:rsidR="005431B0" w:rsidRDefault="00000000">
            <w:r>
              <w:t>否</w:t>
            </w:r>
          </w:p>
        </w:tc>
      </w:tr>
      <w:tr w:rsidR="005431B0" w14:paraId="60876DD9" w14:textId="77777777" w:rsidTr="0095542F">
        <w:trPr>
          <w:trHeight w:val="481"/>
          <w:jc w:val="center"/>
          <w:trPrChange w:id="68" w:author="SQ C" w:date="2026-01-30T20:43:00Z" w16du:dateUtc="2026-01-30T12:43:00Z">
            <w:trPr>
              <w:trHeight w:val="481"/>
              <w:jc w:val="center"/>
            </w:trPr>
          </w:trPrChange>
        </w:trPr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9" w:author="SQ C" w:date="2026-01-30T20:43:00Z" w16du:dateUtc="2026-01-30T12:43:00Z">
              <w:tcPr>
                <w:tcW w:w="5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B83BCFF" w14:textId="77777777" w:rsidR="005431B0" w:rsidRDefault="00000000">
            <w:r>
              <w:t>6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0" w:author="SQ C" w:date="2026-01-30T20:43:00Z" w16du:dateUtc="2026-01-30T12:43:00Z">
              <w:tcPr>
                <w:tcW w:w="90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7F66877" w14:textId="77777777" w:rsidR="005431B0" w:rsidRDefault="00000000">
            <w:proofErr w:type="spellStart"/>
            <w:r>
              <w:t>scope_type</w:t>
            </w:r>
            <w:proofErr w:type="spellEnd"/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1" w:author="SQ C" w:date="2026-01-30T20:43:00Z" w16du:dateUtc="2026-01-30T12:43:00Z">
              <w:tcPr>
                <w:tcW w:w="106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312714D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2" w:author="SQ C" w:date="2026-01-30T20:43:00Z" w16du:dateUtc="2026-01-30T12:43:00Z">
              <w:tcPr>
                <w:tcW w:w="5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591692C" w14:textId="77777777" w:rsidR="005431B0" w:rsidRDefault="00000000">
            <w:r>
              <w:t>适用范围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3" w:author="SQ C" w:date="2026-01-30T20:43:00Z" w16du:dateUtc="2026-01-30T12:43:00Z">
              <w:tcPr>
                <w:tcW w:w="48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67C7A6D" w14:textId="77777777" w:rsidR="005431B0" w:rsidRDefault="005431B0"/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4" w:author="SQ C" w:date="2026-01-30T20:43:00Z" w16du:dateUtc="2026-01-30T12:43:00Z">
              <w:tcPr>
                <w:tcW w:w="84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0717F56" w14:textId="77777777" w:rsidR="005431B0" w:rsidRDefault="00000000">
            <w:r>
              <w:t>0</w:t>
            </w:r>
            <w:r>
              <w:t>全校</w:t>
            </w:r>
            <w:r>
              <w:t xml:space="preserve"> 1</w:t>
            </w:r>
            <w:r>
              <w:t>指定学院</w:t>
            </w:r>
            <w:r>
              <w:t>(</w:t>
            </w:r>
            <w:r>
              <w:t>见</w:t>
            </w:r>
            <w:proofErr w:type="spellStart"/>
            <w:r>
              <w:t>CompetitionDeptRel</w:t>
            </w:r>
            <w:proofErr w:type="spellEnd"/>
            <w:r>
              <w:t>)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5" w:author="SQ C" w:date="2026-01-30T20:43:00Z" w16du:dateUtc="2026-01-30T12:43:00Z">
              <w:tcPr>
                <w:tcW w:w="3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D2EFAFA" w14:textId="77777777" w:rsidR="005431B0" w:rsidRDefault="00000000">
            <w:r>
              <w:t>字典单选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6" w:author="SQ C" w:date="2026-01-30T20:43:00Z" w16du:dateUtc="2026-01-30T12:43:00Z">
              <w:tcPr>
                <w:tcW w:w="30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E5F48E0" w14:textId="77777777" w:rsidR="005431B0" w:rsidRDefault="00000000">
            <w:r>
              <w:t>是</w:t>
            </w:r>
          </w:p>
        </w:tc>
      </w:tr>
      <w:tr w:rsidR="005431B0" w14:paraId="388990EB" w14:textId="77777777" w:rsidTr="0095542F">
        <w:trPr>
          <w:jc w:val="center"/>
          <w:trPrChange w:id="77" w:author="SQ C" w:date="2026-01-30T20:43:00Z" w16du:dateUtc="2026-01-30T12:43:00Z">
            <w:trPr>
              <w:jc w:val="center"/>
            </w:trPr>
          </w:trPrChange>
        </w:trPr>
        <w:tc>
          <w:tcPr>
            <w:tcW w:w="560" w:type="pct"/>
            <w:tcPrChange w:id="78" w:author="SQ C" w:date="2026-01-30T20:43:00Z" w16du:dateUtc="2026-01-30T12:43:00Z">
              <w:tcPr>
                <w:tcW w:w="952" w:type="dxa"/>
                <w:gridSpan w:val="2"/>
              </w:tcPr>
            </w:tcPrChange>
          </w:tcPr>
          <w:p w14:paraId="3FDA9093" w14:textId="77777777" w:rsidR="005431B0" w:rsidRDefault="00000000">
            <w:r>
              <w:t>8</w:t>
            </w:r>
          </w:p>
        </w:tc>
        <w:tc>
          <w:tcPr>
            <w:tcW w:w="903" w:type="pct"/>
            <w:tcPrChange w:id="79" w:author="SQ C" w:date="2026-01-30T20:43:00Z" w16du:dateUtc="2026-01-30T12:43:00Z">
              <w:tcPr>
                <w:tcW w:w="1537" w:type="dxa"/>
                <w:gridSpan w:val="2"/>
              </w:tcPr>
            </w:tcPrChange>
          </w:tcPr>
          <w:p w14:paraId="3EE929E6" w14:textId="77777777" w:rsidR="005431B0" w:rsidRDefault="00000000">
            <w:r>
              <w:t>status</w:t>
            </w:r>
          </w:p>
        </w:tc>
        <w:tc>
          <w:tcPr>
            <w:tcW w:w="1061" w:type="pct"/>
            <w:tcPrChange w:id="80" w:author="SQ C" w:date="2026-01-30T20:43:00Z" w16du:dateUtc="2026-01-30T12:43:00Z">
              <w:tcPr>
                <w:tcW w:w="1806" w:type="dxa"/>
                <w:gridSpan w:val="2"/>
              </w:tcPr>
            </w:tcPrChange>
          </w:tcPr>
          <w:p w14:paraId="11F935DF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546" w:type="pct"/>
            <w:tcPrChange w:id="81" w:author="SQ C" w:date="2026-01-30T20:43:00Z" w16du:dateUtc="2026-01-30T12:43:00Z">
              <w:tcPr>
                <w:tcW w:w="930" w:type="dxa"/>
                <w:gridSpan w:val="2"/>
              </w:tcPr>
            </w:tcPrChange>
          </w:tcPr>
          <w:p w14:paraId="20947345" w14:textId="77777777" w:rsidR="005431B0" w:rsidRDefault="00000000">
            <w:r>
              <w:t>状态</w:t>
            </w:r>
          </w:p>
        </w:tc>
        <w:tc>
          <w:tcPr>
            <w:tcW w:w="485" w:type="pct"/>
            <w:tcPrChange w:id="82" w:author="SQ C" w:date="2026-01-30T20:43:00Z" w16du:dateUtc="2026-01-30T12:43:00Z">
              <w:tcPr>
                <w:tcW w:w="827" w:type="dxa"/>
                <w:gridSpan w:val="2"/>
              </w:tcPr>
            </w:tcPrChange>
          </w:tcPr>
          <w:p w14:paraId="7A16EDF0" w14:textId="77777777" w:rsidR="005431B0" w:rsidRDefault="005431B0"/>
        </w:tc>
        <w:tc>
          <w:tcPr>
            <w:tcW w:w="842" w:type="pct"/>
            <w:tcPrChange w:id="83" w:author="SQ C" w:date="2026-01-30T20:43:00Z" w16du:dateUtc="2026-01-30T12:43:00Z">
              <w:tcPr>
                <w:tcW w:w="1432" w:type="dxa"/>
                <w:gridSpan w:val="2"/>
              </w:tcPr>
            </w:tcPrChange>
          </w:tcPr>
          <w:p w14:paraId="5CB30227" w14:textId="77777777" w:rsidR="005431B0" w:rsidRDefault="00000000">
            <w:r>
              <w:t>0</w:t>
            </w:r>
            <w:r>
              <w:t>停用</w:t>
            </w:r>
            <w:r>
              <w:t xml:space="preserve"> 1</w:t>
            </w:r>
            <w:r>
              <w:t>启用</w:t>
            </w:r>
          </w:p>
        </w:tc>
        <w:tc>
          <w:tcPr>
            <w:tcW w:w="303" w:type="pct"/>
            <w:tcPrChange w:id="84" w:author="SQ C" w:date="2026-01-30T20:43:00Z" w16du:dateUtc="2026-01-30T12:43:00Z">
              <w:tcPr>
                <w:tcW w:w="516" w:type="dxa"/>
                <w:gridSpan w:val="2"/>
              </w:tcPr>
            </w:tcPrChange>
          </w:tcPr>
          <w:p w14:paraId="5A6676A5" w14:textId="77777777" w:rsidR="005431B0" w:rsidRDefault="00000000">
            <w:r>
              <w:t>字典单选</w:t>
            </w:r>
          </w:p>
        </w:tc>
        <w:tc>
          <w:tcPr>
            <w:tcW w:w="300" w:type="pct"/>
            <w:tcPrChange w:id="85" w:author="SQ C" w:date="2026-01-30T20:43:00Z" w16du:dateUtc="2026-01-30T12:43:00Z">
              <w:tcPr>
                <w:tcW w:w="512" w:type="dxa"/>
                <w:gridSpan w:val="2"/>
              </w:tcPr>
            </w:tcPrChange>
          </w:tcPr>
          <w:p w14:paraId="27E28809" w14:textId="77777777" w:rsidR="005431B0" w:rsidRDefault="00000000">
            <w:r>
              <w:t>是</w:t>
            </w:r>
          </w:p>
        </w:tc>
      </w:tr>
      <w:tr w:rsidR="005431B0" w14:paraId="1EB956FA" w14:textId="77777777" w:rsidTr="0095542F">
        <w:trPr>
          <w:jc w:val="center"/>
          <w:trPrChange w:id="86" w:author="SQ C" w:date="2026-01-30T20:43:00Z" w16du:dateUtc="2026-01-30T12:43:00Z">
            <w:trPr>
              <w:jc w:val="center"/>
            </w:trPr>
          </w:trPrChange>
        </w:trPr>
        <w:tc>
          <w:tcPr>
            <w:tcW w:w="560" w:type="pct"/>
            <w:tcPrChange w:id="87" w:author="SQ C" w:date="2026-01-30T20:43:00Z" w16du:dateUtc="2026-01-30T12:43:00Z">
              <w:tcPr>
                <w:tcW w:w="952" w:type="dxa"/>
                <w:gridSpan w:val="2"/>
              </w:tcPr>
            </w:tcPrChange>
          </w:tcPr>
          <w:p w14:paraId="1089646F" w14:textId="77777777" w:rsidR="005431B0" w:rsidRDefault="00000000">
            <w:r>
              <w:t>9</w:t>
            </w:r>
          </w:p>
        </w:tc>
        <w:tc>
          <w:tcPr>
            <w:tcW w:w="903" w:type="pct"/>
            <w:tcPrChange w:id="88" w:author="SQ C" w:date="2026-01-30T20:43:00Z" w16du:dateUtc="2026-01-30T12:43:00Z">
              <w:tcPr>
                <w:tcW w:w="1537" w:type="dxa"/>
                <w:gridSpan w:val="2"/>
              </w:tcPr>
            </w:tcPrChange>
          </w:tcPr>
          <w:p w14:paraId="01DEC0BB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1061" w:type="pct"/>
            <w:tcPrChange w:id="89" w:author="SQ C" w:date="2026-01-30T20:43:00Z" w16du:dateUtc="2026-01-30T12:43:00Z">
              <w:tcPr>
                <w:tcW w:w="1806" w:type="dxa"/>
                <w:gridSpan w:val="2"/>
              </w:tcPr>
            </w:tcPrChange>
          </w:tcPr>
          <w:p w14:paraId="59948792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546" w:type="pct"/>
            <w:tcPrChange w:id="90" w:author="SQ C" w:date="2026-01-30T20:43:00Z" w16du:dateUtc="2026-01-30T12:43:00Z">
              <w:tcPr>
                <w:tcW w:w="930" w:type="dxa"/>
                <w:gridSpan w:val="2"/>
              </w:tcPr>
            </w:tcPrChange>
          </w:tcPr>
          <w:p w14:paraId="3221CA61" w14:textId="77777777" w:rsidR="005431B0" w:rsidRDefault="00000000">
            <w:r>
              <w:t>创建人</w:t>
            </w:r>
          </w:p>
        </w:tc>
        <w:tc>
          <w:tcPr>
            <w:tcW w:w="485" w:type="pct"/>
            <w:tcPrChange w:id="91" w:author="SQ C" w:date="2026-01-30T20:43:00Z" w16du:dateUtc="2026-01-30T12:43:00Z">
              <w:tcPr>
                <w:tcW w:w="827" w:type="dxa"/>
                <w:gridSpan w:val="2"/>
              </w:tcPr>
            </w:tcPrChange>
          </w:tcPr>
          <w:p w14:paraId="555DA9A7" w14:textId="77777777" w:rsidR="005431B0" w:rsidRDefault="005431B0"/>
        </w:tc>
        <w:tc>
          <w:tcPr>
            <w:tcW w:w="842" w:type="pct"/>
            <w:tcPrChange w:id="92" w:author="SQ C" w:date="2026-01-30T20:43:00Z" w16du:dateUtc="2026-01-30T12:43:00Z">
              <w:tcPr>
                <w:tcW w:w="1432" w:type="dxa"/>
                <w:gridSpan w:val="2"/>
              </w:tcPr>
            </w:tcPrChange>
          </w:tcPr>
          <w:p w14:paraId="05425146" w14:textId="77777777" w:rsidR="005431B0" w:rsidRDefault="005431B0"/>
        </w:tc>
        <w:tc>
          <w:tcPr>
            <w:tcW w:w="303" w:type="pct"/>
            <w:tcPrChange w:id="93" w:author="SQ C" w:date="2026-01-30T20:43:00Z" w16du:dateUtc="2026-01-30T12:43:00Z">
              <w:tcPr>
                <w:tcW w:w="516" w:type="dxa"/>
                <w:gridSpan w:val="2"/>
              </w:tcPr>
            </w:tcPrChange>
          </w:tcPr>
          <w:p w14:paraId="5C34A998" w14:textId="77777777" w:rsidR="005431B0" w:rsidRDefault="00000000">
            <w:r>
              <w:t>文本</w:t>
            </w:r>
          </w:p>
        </w:tc>
        <w:tc>
          <w:tcPr>
            <w:tcW w:w="300" w:type="pct"/>
            <w:tcPrChange w:id="94" w:author="SQ C" w:date="2026-01-30T20:43:00Z" w16du:dateUtc="2026-01-30T12:43:00Z">
              <w:tcPr>
                <w:tcW w:w="512" w:type="dxa"/>
                <w:gridSpan w:val="2"/>
              </w:tcPr>
            </w:tcPrChange>
          </w:tcPr>
          <w:p w14:paraId="6B5B0AC7" w14:textId="77777777" w:rsidR="005431B0" w:rsidRDefault="00000000">
            <w:r>
              <w:t>否</w:t>
            </w:r>
          </w:p>
        </w:tc>
      </w:tr>
      <w:tr w:rsidR="005431B0" w14:paraId="5BA3B10B" w14:textId="77777777" w:rsidTr="0095542F">
        <w:trPr>
          <w:jc w:val="center"/>
          <w:trPrChange w:id="95" w:author="SQ C" w:date="2026-01-30T20:43:00Z" w16du:dateUtc="2026-01-30T12:43:00Z">
            <w:trPr>
              <w:jc w:val="center"/>
            </w:trPr>
          </w:trPrChange>
        </w:trPr>
        <w:tc>
          <w:tcPr>
            <w:tcW w:w="560" w:type="pct"/>
            <w:tcPrChange w:id="96" w:author="SQ C" w:date="2026-01-30T20:43:00Z" w16du:dateUtc="2026-01-30T12:43:00Z">
              <w:tcPr>
                <w:tcW w:w="952" w:type="dxa"/>
                <w:gridSpan w:val="2"/>
              </w:tcPr>
            </w:tcPrChange>
          </w:tcPr>
          <w:p w14:paraId="474A70D6" w14:textId="77777777" w:rsidR="005431B0" w:rsidRDefault="00000000">
            <w:r>
              <w:t>10</w:t>
            </w:r>
          </w:p>
        </w:tc>
        <w:tc>
          <w:tcPr>
            <w:tcW w:w="903" w:type="pct"/>
            <w:tcPrChange w:id="97" w:author="SQ C" w:date="2026-01-30T20:43:00Z" w16du:dateUtc="2026-01-30T12:43:00Z">
              <w:tcPr>
                <w:tcW w:w="1537" w:type="dxa"/>
                <w:gridSpan w:val="2"/>
              </w:tcPr>
            </w:tcPrChange>
          </w:tcPr>
          <w:p w14:paraId="0DD7AE8B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1061" w:type="pct"/>
            <w:tcPrChange w:id="98" w:author="SQ C" w:date="2026-01-30T20:43:00Z" w16du:dateUtc="2026-01-30T12:43:00Z">
              <w:tcPr>
                <w:tcW w:w="1806" w:type="dxa"/>
                <w:gridSpan w:val="2"/>
              </w:tcPr>
            </w:tcPrChange>
          </w:tcPr>
          <w:p w14:paraId="264FB415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546" w:type="pct"/>
            <w:tcPrChange w:id="99" w:author="SQ C" w:date="2026-01-30T20:43:00Z" w16du:dateUtc="2026-01-30T12:43:00Z">
              <w:tcPr>
                <w:tcW w:w="930" w:type="dxa"/>
                <w:gridSpan w:val="2"/>
              </w:tcPr>
            </w:tcPrChange>
          </w:tcPr>
          <w:p w14:paraId="5ABC5C33" w14:textId="77777777" w:rsidR="005431B0" w:rsidRDefault="00000000">
            <w:r>
              <w:t>创建时间</w:t>
            </w:r>
          </w:p>
        </w:tc>
        <w:tc>
          <w:tcPr>
            <w:tcW w:w="485" w:type="pct"/>
            <w:tcPrChange w:id="100" w:author="SQ C" w:date="2026-01-30T20:43:00Z" w16du:dateUtc="2026-01-30T12:43:00Z">
              <w:tcPr>
                <w:tcW w:w="827" w:type="dxa"/>
                <w:gridSpan w:val="2"/>
              </w:tcPr>
            </w:tcPrChange>
          </w:tcPr>
          <w:p w14:paraId="0729F0D0" w14:textId="77777777" w:rsidR="005431B0" w:rsidRDefault="005431B0"/>
        </w:tc>
        <w:tc>
          <w:tcPr>
            <w:tcW w:w="842" w:type="pct"/>
            <w:tcPrChange w:id="101" w:author="SQ C" w:date="2026-01-30T20:43:00Z" w16du:dateUtc="2026-01-30T12:43:00Z">
              <w:tcPr>
                <w:tcW w:w="1432" w:type="dxa"/>
                <w:gridSpan w:val="2"/>
              </w:tcPr>
            </w:tcPrChange>
          </w:tcPr>
          <w:p w14:paraId="6F081EB2" w14:textId="77777777" w:rsidR="005431B0" w:rsidRDefault="005431B0"/>
        </w:tc>
        <w:tc>
          <w:tcPr>
            <w:tcW w:w="303" w:type="pct"/>
            <w:tcPrChange w:id="102" w:author="SQ C" w:date="2026-01-30T20:43:00Z" w16du:dateUtc="2026-01-30T12:43:00Z">
              <w:tcPr>
                <w:tcW w:w="516" w:type="dxa"/>
                <w:gridSpan w:val="2"/>
              </w:tcPr>
            </w:tcPrChange>
          </w:tcPr>
          <w:p w14:paraId="258E8947" w14:textId="77777777" w:rsidR="005431B0" w:rsidRDefault="00000000">
            <w:r>
              <w:t>日期</w:t>
            </w:r>
            <w:r>
              <w:lastRenderedPageBreak/>
              <w:t>时间</w:t>
            </w:r>
          </w:p>
        </w:tc>
        <w:tc>
          <w:tcPr>
            <w:tcW w:w="300" w:type="pct"/>
            <w:tcPrChange w:id="103" w:author="SQ C" w:date="2026-01-30T20:43:00Z" w16du:dateUtc="2026-01-30T12:43:00Z">
              <w:tcPr>
                <w:tcW w:w="512" w:type="dxa"/>
                <w:gridSpan w:val="2"/>
              </w:tcPr>
            </w:tcPrChange>
          </w:tcPr>
          <w:p w14:paraId="683530F2" w14:textId="77777777" w:rsidR="005431B0" w:rsidRDefault="00000000">
            <w:r>
              <w:lastRenderedPageBreak/>
              <w:t>否</w:t>
            </w:r>
          </w:p>
        </w:tc>
      </w:tr>
      <w:tr w:rsidR="005431B0" w14:paraId="2BFB9ABE" w14:textId="77777777" w:rsidTr="0095542F">
        <w:trPr>
          <w:jc w:val="center"/>
          <w:trPrChange w:id="104" w:author="SQ C" w:date="2026-01-30T20:43:00Z" w16du:dateUtc="2026-01-30T12:43:00Z">
            <w:trPr>
              <w:jc w:val="center"/>
            </w:trPr>
          </w:trPrChange>
        </w:trPr>
        <w:tc>
          <w:tcPr>
            <w:tcW w:w="560" w:type="pct"/>
            <w:tcPrChange w:id="105" w:author="SQ C" w:date="2026-01-30T20:43:00Z" w16du:dateUtc="2026-01-30T12:43:00Z">
              <w:tcPr>
                <w:tcW w:w="952" w:type="dxa"/>
                <w:gridSpan w:val="2"/>
              </w:tcPr>
            </w:tcPrChange>
          </w:tcPr>
          <w:p w14:paraId="31CBD9E0" w14:textId="77777777" w:rsidR="005431B0" w:rsidRDefault="00000000">
            <w:r>
              <w:t>11</w:t>
            </w:r>
          </w:p>
        </w:tc>
        <w:tc>
          <w:tcPr>
            <w:tcW w:w="903" w:type="pct"/>
            <w:tcPrChange w:id="106" w:author="SQ C" w:date="2026-01-30T20:43:00Z" w16du:dateUtc="2026-01-30T12:43:00Z">
              <w:tcPr>
                <w:tcW w:w="1537" w:type="dxa"/>
                <w:gridSpan w:val="2"/>
              </w:tcPr>
            </w:tcPrChange>
          </w:tcPr>
          <w:p w14:paraId="747228E9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1061" w:type="pct"/>
            <w:tcPrChange w:id="107" w:author="SQ C" w:date="2026-01-30T20:43:00Z" w16du:dateUtc="2026-01-30T12:43:00Z">
              <w:tcPr>
                <w:tcW w:w="1806" w:type="dxa"/>
                <w:gridSpan w:val="2"/>
              </w:tcPr>
            </w:tcPrChange>
          </w:tcPr>
          <w:p w14:paraId="5A9857DF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546" w:type="pct"/>
            <w:tcPrChange w:id="108" w:author="SQ C" w:date="2026-01-30T20:43:00Z" w16du:dateUtc="2026-01-30T12:43:00Z">
              <w:tcPr>
                <w:tcW w:w="930" w:type="dxa"/>
                <w:gridSpan w:val="2"/>
              </w:tcPr>
            </w:tcPrChange>
          </w:tcPr>
          <w:p w14:paraId="216FEF23" w14:textId="77777777" w:rsidR="005431B0" w:rsidRDefault="00000000">
            <w:r>
              <w:t>更新人</w:t>
            </w:r>
          </w:p>
        </w:tc>
        <w:tc>
          <w:tcPr>
            <w:tcW w:w="485" w:type="pct"/>
            <w:tcPrChange w:id="109" w:author="SQ C" w:date="2026-01-30T20:43:00Z" w16du:dateUtc="2026-01-30T12:43:00Z">
              <w:tcPr>
                <w:tcW w:w="827" w:type="dxa"/>
                <w:gridSpan w:val="2"/>
              </w:tcPr>
            </w:tcPrChange>
          </w:tcPr>
          <w:p w14:paraId="5E35E57C" w14:textId="77777777" w:rsidR="005431B0" w:rsidRDefault="005431B0"/>
        </w:tc>
        <w:tc>
          <w:tcPr>
            <w:tcW w:w="842" w:type="pct"/>
            <w:tcPrChange w:id="110" w:author="SQ C" w:date="2026-01-30T20:43:00Z" w16du:dateUtc="2026-01-30T12:43:00Z">
              <w:tcPr>
                <w:tcW w:w="1432" w:type="dxa"/>
                <w:gridSpan w:val="2"/>
              </w:tcPr>
            </w:tcPrChange>
          </w:tcPr>
          <w:p w14:paraId="54B1A2BB" w14:textId="77777777" w:rsidR="005431B0" w:rsidRDefault="005431B0"/>
        </w:tc>
        <w:tc>
          <w:tcPr>
            <w:tcW w:w="303" w:type="pct"/>
            <w:tcPrChange w:id="111" w:author="SQ C" w:date="2026-01-30T20:43:00Z" w16du:dateUtc="2026-01-30T12:43:00Z">
              <w:tcPr>
                <w:tcW w:w="516" w:type="dxa"/>
                <w:gridSpan w:val="2"/>
              </w:tcPr>
            </w:tcPrChange>
          </w:tcPr>
          <w:p w14:paraId="3DBCD439" w14:textId="77777777" w:rsidR="005431B0" w:rsidRDefault="00000000">
            <w:r>
              <w:t>文本</w:t>
            </w:r>
          </w:p>
        </w:tc>
        <w:tc>
          <w:tcPr>
            <w:tcW w:w="300" w:type="pct"/>
            <w:tcPrChange w:id="112" w:author="SQ C" w:date="2026-01-30T20:43:00Z" w16du:dateUtc="2026-01-30T12:43:00Z">
              <w:tcPr>
                <w:tcW w:w="512" w:type="dxa"/>
                <w:gridSpan w:val="2"/>
              </w:tcPr>
            </w:tcPrChange>
          </w:tcPr>
          <w:p w14:paraId="102664F4" w14:textId="77777777" w:rsidR="005431B0" w:rsidRDefault="00000000">
            <w:r>
              <w:t>否</w:t>
            </w:r>
          </w:p>
        </w:tc>
      </w:tr>
      <w:tr w:rsidR="005431B0" w14:paraId="4C620EB3" w14:textId="77777777" w:rsidTr="0095542F">
        <w:trPr>
          <w:jc w:val="center"/>
          <w:trPrChange w:id="113" w:author="SQ C" w:date="2026-01-30T20:43:00Z" w16du:dateUtc="2026-01-30T12:43:00Z">
            <w:trPr>
              <w:jc w:val="center"/>
            </w:trPr>
          </w:trPrChange>
        </w:trPr>
        <w:tc>
          <w:tcPr>
            <w:tcW w:w="560" w:type="pct"/>
            <w:tcPrChange w:id="114" w:author="SQ C" w:date="2026-01-30T20:43:00Z" w16du:dateUtc="2026-01-30T12:43:00Z">
              <w:tcPr>
                <w:tcW w:w="952" w:type="dxa"/>
                <w:gridSpan w:val="2"/>
              </w:tcPr>
            </w:tcPrChange>
          </w:tcPr>
          <w:p w14:paraId="6E6C240B" w14:textId="77777777" w:rsidR="005431B0" w:rsidRDefault="00000000">
            <w:r>
              <w:t>12</w:t>
            </w:r>
          </w:p>
        </w:tc>
        <w:tc>
          <w:tcPr>
            <w:tcW w:w="903" w:type="pct"/>
            <w:tcPrChange w:id="115" w:author="SQ C" w:date="2026-01-30T20:43:00Z" w16du:dateUtc="2026-01-30T12:43:00Z">
              <w:tcPr>
                <w:tcW w:w="1537" w:type="dxa"/>
                <w:gridSpan w:val="2"/>
              </w:tcPr>
            </w:tcPrChange>
          </w:tcPr>
          <w:p w14:paraId="45AF9C9A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1061" w:type="pct"/>
            <w:tcPrChange w:id="116" w:author="SQ C" w:date="2026-01-30T20:43:00Z" w16du:dateUtc="2026-01-30T12:43:00Z">
              <w:tcPr>
                <w:tcW w:w="1806" w:type="dxa"/>
                <w:gridSpan w:val="2"/>
              </w:tcPr>
            </w:tcPrChange>
          </w:tcPr>
          <w:p w14:paraId="7D179B48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546" w:type="pct"/>
            <w:tcPrChange w:id="117" w:author="SQ C" w:date="2026-01-30T20:43:00Z" w16du:dateUtc="2026-01-30T12:43:00Z">
              <w:tcPr>
                <w:tcW w:w="930" w:type="dxa"/>
                <w:gridSpan w:val="2"/>
              </w:tcPr>
            </w:tcPrChange>
          </w:tcPr>
          <w:p w14:paraId="0DAD031C" w14:textId="77777777" w:rsidR="005431B0" w:rsidRDefault="00000000">
            <w:r>
              <w:t>更新时间</w:t>
            </w:r>
          </w:p>
        </w:tc>
        <w:tc>
          <w:tcPr>
            <w:tcW w:w="485" w:type="pct"/>
            <w:tcPrChange w:id="118" w:author="SQ C" w:date="2026-01-30T20:43:00Z" w16du:dateUtc="2026-01-30T12:43:00Z">
              <w:tcPr>
                <w:tcW w:w="827" w:type="dxa"/>
                <w:gridSpan w:val="2"/>
              </w:tcPr>
            </w:tcPrChange>
          </w:tcPr>
          <w:p w14:paraId="415CF6A7" w14:textId="77777777" w:rsidR="005431B0" w:rsidRDefault="005431B0"/>
        </w:tc>
        <w:tc>
          <w:tcPr>
            <w:tcW w:w="842" w:type="pct"/>
            <w:tcPrChange w:id="119" w:author="SQ C" w:date="2026-01-30T20:43:00Z" w16du:dateUtc="2026-01-30T12:43:00Z">
              <w:tcPr>
                <w:tcW w:w="1432" w:type="dxa"/>
                <w:gridSpan w:val="2"/>
              </w:tcPr>
            </w:tcPrChange>
          </w:tcPr>
          <w:p w14:paraId="266F4853" w14:textId="77777777" w:rsidR="005431B0" w:rsidRDefault="005431B0"/>
        </w:tc>
        <w:tc>
          <w:tcPr>
            <w:tcW w:w="303" w:type="pct"/>
            <w:tcPrChange w:id="120" w:author="SQ C" w:date="2026-01-30T20:43:00Z" w16du:dateUtc="2026-01-30T12:43:00Z">
              <w:tcPr>
                <w:tcW w:w="516" w:type="dxa"/>
                <w:gridSpan w:val="2"/>
              </w:tcPr>
            </w:tcPrChange>
          </w:tcPr>
          <w:p w14:paraId="163661F6" w14:textId="77777777" w:rsidR="005431B0" w:rsidRDefault="00000000">
            <w:r>
              <w:t>日期时间</w:t>
            </w:r>
          </w:p>
        </w:tc>
        <w:tc>
          <w:tcPr>
            <w:tcW w:w="300" w:type="pct"/>
            <w:tcPrChange w:id="121" w:author="SQ C" w:date="2026-01-30T20:43:00Z" w16du:dateUtc="2026-01-30T12:43:00Z">
              <w:tcPr>
                <w:tcW w:w="512" w:type="dxa"/>
                <w:gridSpan w:val="2"/>
              </w:tcPr>
            </w:tcPrChange>
          </w:tcPr>
          <w:p w14:paraId="3F58CA9F" w14:textId="77777777" w:rsidR="005431B0" w:rsidRDefault="00000000">
            <w:r>
              <w:t>否</w:t>
            </w:r>
          </w:p>
        </w:tc>
      </w:tr>
      <w:tr w:rsidR="005431B0" w14:paraId="2E13CD2B" w14:textId="77777777" w:rsidTr="0095542F">
        <w:trPr>
          <w:jc w:val="center"/>
          <w:trPrChange w:id="122" w:author="SQ C" w:date="2026-01-30T20:43:00Z" w16du:dateUtc="2026-01-30T12:43:00Z">
            <w:trPr>
              <w:jc w:val="center"/>
            </w:trPr>
          </w:trPrChange>
        </w:trPr>
        <w:tc>
          <w:tcPr>
            <w:tcW w:w="560" w:type="pct"/>
            <w:tcPrChange w:id="123" w:author="SQ C" w:date="2026-01-30T20:43:00Z" w16du:dateUtc="2026-01-30T12:43:00Z">
              <w:tcPr>
                <w:tcW w:w="952" w:type="dxa"/>
                <w:gridSpan w:val="2"/>
              </w:tcPr>
            </w:tcPrChange>
          </w:tcPr>
          <w:p w14:paraId="68DADA2B" w14:textId="77777777" w:rsidR="005431B0" w:rsidRDefault="00000000">
            <w:r>
              <w:t>13</w:t>
            </w:r>
          </w:p>
        </w:tc>
        <w:tc>
          <w:tcPr>
            <w:tcW w:w="903" w:type="pct"/>
            <w:tcPrChange w:id="124" w:author="SQ C" w:date="2026-01-30T20:43:00Z" w16du:dateUtc="2026-01-30T12:43:00Z">
              <w:tcPr>
                <w:tcW w:w="1537" w:type="dxa"/>
                <w:gridSpan w:val="2"/>
              </w:tcPr>
            </w:tcPrChange>
          </w:tcPr>
          <w:p w14:paraId="2EF0881A" w14:textId="77777777" w:rsidR="005431B0" w:rsidRDefault="00000000">
            <w:r>
              <w:t>remark</w:t>
            </w:r>
          </w:p>
        </w:tc>
        <w:tc>
          <w:tcPr>
            <w:tcW w:w="1061" w:type="pct"/>
            <w:tcPrChange w:id="125" w:author="SQ C" w:date="2026-01-30T20:43:00Z" w16du:dateUtc="2026-01-30T12:43:00Z">
              <w:tcPr>
                <w:tcW w:w="1806" w:type="dxa"/>
                <w:gridSpan w:val="2"/>
              </w:tcPr>
            </w:tcPrChange>
          </w:tcPr>
          <w:p w14:paraId="5CA2172C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546" w:type="pct"/>
            <w:tcPrChange w:id="126" w:author="SQ C" w:date="2026-01-30T20:43:00Z" w16du:dateUtc="2026-01-30T12:43:00Z">
              <w:tcPr>
                <w:tcW w:w="930" w:type="dxa"/>
                <w:gridSpan w:val="2"/>
              </w:tcPr>
            </w:tcPrChange>
          </w:tcPr>
          <w:p w14:paraId="515FE8FF" w14:textId="77777777" w:rsidR="005431B0" w:rsidRDefault="00000000">
            <w:r>
              <w:t>备注</w:t>
            </w:r>
          </w:p>
        </w:tc>
        <w:tc>
          <w:tcPr>
            <w:tcW w:w="485" w:type="pct"/>
            <w:tcPrChange w:id="127" w:author="SQ C" w:date="2026-01-30T20:43:00Z" w16du:dateUtc="2026-01-30T12:43:00Z">
              <w:tcPr>
                <w:tcW w:w="827" w:type="dxa"/>
                <w:gridSpan w:val="2"/>
              </w:tcPr>
            </w:tcPrChange>
          </w:tcPr>
          <w:p w14:paraId="677A5BB2" w14:textId="77777777" w:rsidR="005431B0" w:rsidRDefault="005431B0"/>
        </w:tc>
        <w:tc>
          <w:tcPr>
            <w:tcW w:w="842" w:type="pct"/>
            <w:tcPrChange w:id="128" w:author="SQ C" w:date="2026-01-30T20:43:00Z" w16du:dateUtc="2026-01-30T12:43:00Z">
              <w:tcPr>
                <w:tcW w:w="1432" w:type="dxa"/>
                <w:gridSpan w:val="2"/>
              </w:tcPr>
            </w:tcPrChange>
          </w:tcPr>
          <w:p w14:paraId="5C1CAC6E" w14:textId="77777777" w:rsidR="005431B0" w:rsidRDefault="005431B0"/>
        </w:tc>
        <w:tc>
          <w:tcPr>
            <w:tcW w:w="303" w:type="pct"/>
            <w:tcPrChange w:id="129" w:author="SQ C" w:date="2026-01-30T20:43:00Z" w16du:dateUtc="2026-01-30T12:43:00Z">
              <w:tcPr>
                <w:tcW w:w="516" w:type="dxa"/>
                <w:gridSpan w:val="2"/>
              </w:tcPr>
            </w:tcPrChange>
          </w:tcPr>
          <w:p w14:paraId="530FDFF6" w14:textId="77777777" w:rsidR="005431B0" w:rsidRDefault="00000000">
            <w:r>
              <w:t>多行文本</w:t>
            </w:r>
          </w:p>
        </w:tc>
        <w:tc>
          <w:tcPr>
            <w:tcW w:w="300" w:type="pct"/>
            <w:tcPrChange w:id="130" w:author="SQ C" w:date="2026-01-30T20:43:00Z" w16du:dateUtc="2026-01-30T12:43:00Z">
              <w:tcPr>
                <w:tcW w:w="512" w:type="dxa"/>
                <w:gridSpan w:val="2"/>
              </w:tcPr>
            </w:tcPrChange>
          </w:tcPr>
          <w:p w14:paraId="230FBEB4" w14:textId="77777777" w:rsidR="005431B0" w:rsidRDefault="00000000">
            <w:r>
              <w:t>否</w:t>
            </w:r>
          </w:p>
        </w:tc>
      </w:tr>
      <w:tr w:rsidR="005431B0" w14:paraId="5B9984AE" w14:textId="77777777" w:rsidTr="0095542F">
        <w:trPr>
          <w:jc w:val="center"/>
          <w:trPrChange w:id="131" w:author="SQ C" w:date="2026-01-30T20:43:00Z" w16du:dateUtc="2026-01-30T12:43:00Z">
            <w:trPr>
              <w:jc w:val="center"/>
            </w:trPr>
          </w:trPrChange>
        </w:trPr>
        <w:tc>
          <w:tcPr>
            <w:tcW w:w="560" w:type="pct"/>
            <w:tcPrChange w:id="132" w:author="SQ C" w:date="2026-01-30T20:43:00Z" w16du:dateUtc="2026-01-30T12:43:00Z">
              <w:tcPr>
                <w:tcW w:w="952" w:type="dxa"/>
                <w:gridSpan w:val="2"/>
              </w:tcPr>
            </w:tcPrChange>
          </w:tcPr>
          <w:p w14:paraId="48B2B2ED" w14:textId="77777777" w:rsidR="005431B0" w:rsidRDefault="00000000">
            <w:r>
              <w:t>14</w:t>
            </w:r>
          </w:p>
        </w:tc>
        <w:tc>
          <w:tcPr>
            <w:tcW w:w="903" w:type="pct"/>
            <w:tcPrChange w:id="133" w:author="SQ C" w:date="2026-01-30T20:43:00Z" w16du:dateUtc="2026-01-30T12:43:00Z">
              <w:tcPr>
                <w:tcW w:w="1537" w:type="dxa"/>
                <w:gridSpan w:val="2"/>
              </w:tcPr>
            </w:tcPrChange>
          </w:tcPr>
          <w:p w14:paraId="0A8712CE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1061" w:type="pct"/>
            <w:tcPrChange w:id="134" w:author="SQ C" w:date="2026-01-30T20:43:00Z" w16du:dateUtc="2026-01-30T12:43:00Z">
              <w:tcPr>
                <w:tcW w:w="1806" w:type="dxa"/>
                <w:gridSpan w:val="2"/>
              </w:tcPr>
            </w:tcPrChange>
          </w:tcPr>
          <w:p w14:paraId="7AE9211B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546" w:type="pct"/>
            <w:tcPrChange w:id="135" w:author="SQ C" w:date="2026-01-30T20:43:00Z" w16du:dateUtc="2026-01-30T12:43:00Z">
              <w:tcPr>
                <w:tcW w:w="930" w:type="dxa"/>
                <w:gridSpan w:val="2"/>
              </w:tcPr>
            </w:tcPrChange>
          </w:tcPr>
          <w:p w14:paraId="5CA7F275" w14:textId="77777777" w:rsidR="005431B0" w:rsidRDefault="00000000">
            <w:r>
              <w:t>删除标记</w:t>
            </w:r>
          </w:p>
        </w:tc>
        <w:tc>
          <w:tcPr>
            <w:tcW w:w="485" w:type="pct"/>
            <w:tcPrChange w:id="136" w:author="SQ C" w:date="2026-01-30T20:43:00Z" w16du:dateUtc="2026-01-30T12:43:00Z">
              <w:tcPr>
                <w:tcW w:w="827" w:type="dxa"/>
                <w:gridSpan w:val="2"/>
              </w:tcPr>
            </w:tcPrChange>
          </w:tcPr>
          <w:p w14:paraId="320D50D7" w14:textId="77777777" w:rsidR="005431B0" w:rsidRDefault="005431B0"/>
        </w:tc>
        <w:tc>
          <w:tcPr>
            <w:tcW w:w="842" w:type="pct"/>
            <w:tcPrChange w:id="137" w:author="SQ C" w:date="2026-01-30T20:43:00Z" w16du:dateUtc="2026-01-30T12:43:00Z">
              <w:tcPr>
                <w:tcW w:w="1432" w:type="dxa"/>
                <w:gridSpan w:val="2"/>
              </w:tcPr>
            </w:tcPrChange>
          </w:tcPr>
          <w:p w14:paraId="43E315E2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303" w:type="pct"/>
            <w:tcPrChange w:id="138" w:author="SQ C" w:date="2026-01-30T20:43:00Z" w16du:dateUtc="2026-01-30T12:43:00Z">
              <w:tcPr>
                <w:tcW w:w="516" w:type="dxa"/>
                <w:gridSpan w:val="2"/>
              </w:tcPr>
            </w:tcPrChange>
          </w:tcPr>
          <w:p w14:paraId="79CB4767" w14:textId="77777777" w:rsidR="005431B0" w:rsidRDefault="00000000">
            <w:r>
              <w:t>字典单选</w:t>
            </w:r>
          </w:p>
        </w:tc>
        <w:tc>
          <w:tcPr>
            <w:tcW w:w="300" w:type="pct"/>
            <w:tcPrChange w:id="139" w:author="SQ C" w:date="2026-01-30T20:43:00Z" w16du:dateUtc="2026-01-30T12:43:00Z">
              <w:tcPr>
                <w:tcW w:w="512" w:type="dxa"/>
                <w:gridSpan w:val="2"/>
              </w:tcPr>
            </w:tcPrChange>
          </w:tcPr>
          <w:p w14:paraId="067F457D" w14:textId="77777777" w:rsidR="005431B0" w:rsidRDefault="00000000">
            <w:r>
              <w:t>否</w:t>
            </w:r>
          </w:p>
        </w:tc>
      </w:tr>
    </w:tbl>
    <w:p w14:paraId="2B83F0DD" w14:textId="77777777" w:rsidR="005431B0" w:rsidRDefault="00000000">
      <w:r>
        <w:rPr>
          <w:sz w:val="44"/>
        </w:rPr>
        <w:t>赛事</w:t>
      </w:r>
      <w:r>
        <w:rPr>
          <w:sz w:val="44"/>
        </w:rPr>
        <w:t>-</w:t>
      </w:r>
      <w:r>
        <w:rPr>
          <w:sz w:val="44"/>
        </w:rPr>
        <w:t>部门关系表</w:t>
      </w:r>
    </w:p>
    <w:tbl>
      <w:tblPr>
        <w:tblStyle w:val="a7"/>
        <w:tblW w:w="0" w:type="auto"/>
        <w:tblLook w:val="04A0" w:firstRow="1" w:lastRow="0" w:firstColumn="1" w:lastColumn="0" w:noHBand="0" w:noVBand="1"/>
        <w:tblPrChange w:id="140" w:author="SQ C" w:date="2026-01-30T16:43:00Z" w16du:dateUtc="2026-01-30T08:43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633"/>
        <w:gridCol w:w="1955"/>
        <w:gridCol w:w="1161"/>
        <w:gridCol w:w="929"/>
        <w:gridCol w:w="637"/>
        <w:gridCol w:w="1717"/>
        <w:gridCol w:w="632"/>
        <w:gridCol w:w="632"/>
        <w:tblGridChange w:id="141">
          <w:tblGrid>
            <w:gridCol w:w="113"/>
            <w:gridCol w:w="574"/>
            <w:gridCol w:w="59"/>
            <w:gridCol w:w="1896"/>
            <w:gridCol w:w="59"/>
            <w:gridCol w:w="1102"/>
            <w:gridCol w:w="59"/>
            <w:gridCol w:w="884"/>
            <w:gridCol w:w="45"/>
            <w:gridCol w:w="637"/>
            <w:gridCol w:w="7"/>
            <w:gridCol w:w="1710"/>
            <w:gridCol w:w="7"/>
            <w:gridCol w:w="625"/>
            <w:gridCol w:w="60"/>
            <w:gridCol w:w="572"/>
            <w:gridCol w:w="113"/>
          </w:tblGrid>
        </w:tblGridChange>
      </w:tblGrid>
      <w:tr w:rsidR="005431B0" w14:paraId="5A482522" w14:textId="77777777" w:rsidTr="0026434C">
        <w:tc>
          <w:tcPr>
            <w:tcW w:w="1038" w:type="dxa"/>
            <w:tcPrChange w:id="142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FBC061A" w14:textId="77777777" w:rsidR="005431B0" w:rsidRDefault="00000000">
            <w:r>
              <w:t>实体名称</w:t>
            </w:r>
          </w:p>
        </w:tc>
        <w:tc>
          <w:tcPr>
            <w:tcW w:w="1038" w:type="dxa"/>
            <w:tcPrChange w:id="143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B432002" w14:textId="77777777" w:rsidR="005431B0" w:rsidRDefault="00000000">
            <w:proofErr w:type="spellStart"/>
            <w:r>
              <w:t>CompetitionDeptRel</w:t>
            </w:r>
            <w:proofErr w:type="spellEnd"/>
          </w:p>
        </w:tc>
        <w:tc>
          <w:tcPr>
            <w:tcW w:w="1038" w:type="dxa"/>
            <w:tcPrChange w:id="144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92FE3A4" w14:textId="77777777" w:rsidR="005431B0" w:rsidRDefault="00000000">
            <w:r>
              <w:t>中文名称</w:t>
            </w:r>
          </w:p>
        </w:tc>
        <w:tc>
          <w:tcPr>
            <w:tcW w:w="1038" w:type="dxa"/>
            <w:tcPrChange w:id="145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D3CC83F" w14:textId="77777777" w:rsidR="005431B0" w:rsidRDefault="00000000">
            <w:r>
              <w:t>赛事</w:t>
            </w:r>
            <w:r>
              <w:t>-</w:t>
            </w:r>
            <w:r>
              <w:t>部门关系</w:t>
            </w:r>
          </w:p>
        </w:tc>
        <w:tc>
          <w:tcPr>
            <w:tcW w:w="1038" w:type="dxa"/>
            <w:tcPrChange w:id="146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6FDADF2B" w14:textId="77777777" w:rsidR="005431B0" w:rsidRDefault="00000000">
            <w:r>
              <w:t>模块名称</w:t>
            </w:r>
          </w:p>
        </w:tc>
        <w:tc>
          <w:tcPr>
            <w:tcW w:w="1038" w:type="dxa"/>
            <w:tcPrChange w:id="147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3AB05CFF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赛事</w:t>
            </w:r>
          </w:p>
        </w:tc>
        <w:tc>
          <w:tcPr>
            <w:tcW w:w="1038" w:type="dxa"/>
            <w:tcPrChange w:id="148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1AEC7D87" w14:textId="77777777" w:rsidR="005431B0" w:rsidRDefault="00000000">
            <w:r>
              <w:t>组件</w:t>
            </w:r>
          </w:p>
        </w:tc>
        <w:tc>
          <w:tcPr>
            <w:tcW w:w="1038" w:type="dxa"/>
            <w:tcPrChange w:id="149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D98642E" w14:textId="77777777" w:rsidR="005431B0" w:rsidRDefault="00000000">
            <w:r>
              <w:t>搜索条件</w:t>
            </w:r>
          </w:p>
        </w:tc>
      </w:tr>
      <w:tr w:rsidR="005431B0" w14:paraId="5AF9EB01" w14:textId="77777777" w:rsidTr="0026434C">
        <w:tc>
          <w:tcPr>
            <w:tcW w:w="1038" w:type="dxa"/>
            <w:tcPrChange w:id="150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1CC55CE6" w14:textId="77777777" w:rsidR="005431B0" w:rsidRDefault="00000000">
            <w:r>
              <w:t>字段编号</w:t>
            </w:r>
          </w:p>
        </w:tc>
        <w:tc>
          <w:tcPr>
            <w:tcW w:w="1038" w:type="dxa"/>
            <w:tcPrChange w:id="151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5A89AB56" w14:textId="77777777" w:rsidR="005431B0" w:rsidRDefault="00000000">
            <w:r>
              <w:t>字段名称</w:t>
            </w:r>
          </w:p>
        </w:tc>
        <w:tc>
          <w:tcPr>
            <w:tcW w:w="1038" w:type="dxa"/>
            <w:tcPrChange w:id="152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E7EDC87" w14:textId="77777777" w:rsidR="005431B0" w:rsidRDefault="00000000">
            <w:r>
              <w:t>字段类型</w:t>
            </w:r>
          </w:p>
        </w:tc>
        <w:tc>
          <w:tcPr>
            <w:tcW w:w="1038" w:type="dxa"/>
            <w:tcPrChange w:id="153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13DF2287" w14:textId="77777777" w:rsidR="005431B0" w:rsidRDefault="00000000">
            <w:r>
              <w:t>中文名称</w:t>
            </w:r>
          </w:p>
        </w:tc>
        <w:tc>
          <w:tcPr>
            <w:tcW w:w="1038" w:type="dxa"/>
            <w:tcPrChange w:id="154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723C55B4" w14:textId="77777777" w:rsidR="005431B0" w:rsidRDefault="00000000">
            <w:r>
              <w:t>约束关系</w:t>
            </w:r>
          </w:p>
        </w:tc>
        <w:tc>
          <w:tcPr>
            <w:tcW w:w="1038" w:type="dxa"/>
            <w:tcPrChange w:id="155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FB0D13B" w14:textId="77777777" w:rsidR="005431B0" w:rsidRDefault="00000000">
            <w:r>
              <w:t>备注</w:t>
            </w:r>
          </w:p>
        </w:tc>
        <w:tc>
          <w:tcPr>
            <w:tcW w:w="1038" w:type="dxa"/>
            <w:tcPrChange w:id="156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D577B36" w14:textId="77777777" w:rsidR="005431B0" w:rsidRDefault="00000000">
            <w:r>
              <w:t>组件</w:t>
            </w:r>
          </w:p>
        </w:tc>
        <w:tc>
          <w:tcPr>
            <w:tcW w:w="1038" w:type="dxa"/>
            <w:tcPrChange w:id="157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01E71A0" w14:textId="77777777" w:rsidR="005431B0" w:rsidRDefault="00000000">
            <w:r>
              <w:t>搜索条件</w:t>
            </w:r>
          </w:p>
        </w:tc>
      </w:tr>
      <w:tr w:rsidR="005431B0" w14:paraId="453F5165" w14:textId="77777777" w:rsidTr="0026434C">
        <w:tc>
          <w:tcPr>
            <w:tcW w:w="1038" w:type="dxa"/>
            <w:tcPrChange w:id="158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0B96426" w14:textId="77777777" w:rsidR="005431B0" w:rsidRDefault="00000000">
            <w:r>
              <w:t>1</w:t>
            </w:r>
          </w:p>
        </w:tc>
        <w:tc>
          <w:tcPr>
            <w:tcW w:w="1038" w:type="dxa"/>
            <w:tcPrChange w:id="159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2343D707" w14:textId="77777777" w:rsidR="005431B0" w:rsidRDefault="00000000">
            <w:r>
              <w:t>id</w:t>
            </w:r>
          </w:p>
        </w:tc>
        <w:tc>
          <w:tcPr>
            <w:tcW w:w="1038" w:type="dxa"/>
            <w:tcPrChange w:id="160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C9CFD7B" w14:textId="77777777" w:rsidR="005431B0" w:rsidRDefault="00000000">
            <w:r>
              <w:t>Long</w:t>
            </w:r>
          </w:p>
        </w:tc>
        <w:tc>
          <w:tcPr>
            <w:tcW w:w="1038" w:type="dxa"/>
            <w:tcPrChange w:id="161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2DB56500" w14:textId="77777777" w:rsidR="005431B0" w:rsidRDefault="00000000">
            <w:r>
              <w:t>主键</w:t>
            </w:r>
          </w:p>
        </w:tc>
        <w:tc>
          <w:tcPr>
            <w:tcW w:w="1038" w:type="dxa"/>
            <w:tcPrChange w:id="162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22F07AA8" w14:textId="77777777" w:rsidR="005431B0" w:rsidRDefault="00000000">
            <w:r>
              <w:t>PK</w:t>
            </w:r>
          </w:p>
        </w:tc>
        <w:tc>
          <w:tcPr>
            <w:tcW w:w="1038" w:type="dxa"/>
            <w:tcPrChange w:id="163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E9E47B5" w14:textId="77777777" w:rsidR="005431B0" w:rsidRDefault="005431B0"/>
        </w:tc>
        <w:tc>
          <w:tcPr>
            <w:tcW w:w="1038" w:type="dxa"/>
            <w:tcPrChange w:id="164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1931F24D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165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2C293E14" w14:textId="77777777" w:rsidR="005431B0" w:rsidRDefault="00000000">
            <w:r>
              <w:t>否</w:t>
            </w:r>
          </w:p>
        </w:tc>
      </w:tr>
      <w:tr w:rsidR="005431B0" w14:paraId="69D1A1DB" w14:textId="77777777" w:rsidTr="0026434C">
        <w:tc>
          <w:tcPr>
            <w:tcW w:w="1038" w:type="dxa"/>
            <w:tcPrChange w:id="166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29225826" w14:textId="77777777" w:rsidR="005431B0" w:rsidRDefault="00000000">
            <w:r>
              <w:t>2</w:t>
            </w:r>
          </w:p>
        </w:tc>
        <w:tc>
          <w:tcPr>
            <w:tcW w:w="1038" w:type="dxa"/>
            <w:tcPrChange w:id="167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259C7615" w14:textId="29EAB7AE" w:rsidR="005431B0" w:rsidRDefault="00B00BFF">
            <w:proofErr w:type="spellStart"/>
            <w:ins w:id="168" w:author="SQ C" w:date="2026-01-30T20:41:00Z" w16du:dateUtc="2026-01-30T12:41:00Z">
              <w:r>
                <w:t>Session</w:t>
              </w:r>
            </w:ins>
            <w:ins w:id="169" w:author="SQ C" w:date="2026-01-30T20:42:00Z" w16du:dateUtc="2026-01-30T12:42:00Z">
              <w:r>
                <w:rPr>
                  <w:rFonts w:hint="eastAsia"/>
                </w:rPr>
                <w:t>_id</w:t>
              </w:r>
            </w:ins>
            <w:proofErr w:type="spellEnd"/>
          </w:p>
        </w:tc>
        <w:tc>
          <w:tcPr>
            <w:tcW w:w="1038" w:type="dxa"/>
            <w:tcPrChange w:id="170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E6ADA05" w14:textId="77777777" w:rsidR="005431B0" w:rsidRDefault="00000000">
            <w:r>
              <w:t>Long</w:t>
            </w:r>
          </w:p>
        </w:tc>
        <w:tc>
          <w:tcPr>
            <w:tcW w:w="1038" w:type="dxa"/>
            <w:tcPrChange w:id="171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43ADC36" w14:textId="77777777" w:rsidR="005431B0" w:rsidRDefault="00000000">
            <w:r>
              <w:t>赛事</w:t>
            </w:r>
            <w:r>
              <w:t>ID</w:t>
            </w:r>
          </w:p>
        </w:tc>
        <w:tc>
          <w:tcPr>
            <w:tcW w:w="1038" w:type="dxa"/>
            <w:tcPrChange w:id="172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411F011F" w14:textId="77777777" w:rsidR="005431B0" w:rsidRDefault="00000000">
            <w:r>
              <w:t>非空</w:t>
            </w:r>
          </w:p>
        </w:tc>
        <w:tc>
          <w:tcPr>
            <w:tcW w:w="1038" w:type="dxa"/>
            <w:tcPrChange w:id="173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5D7AE59D" w14:textId="77777777" w:rsidR="005431B0" w:rsidRDefault="00000000">
            <w:r>
              <w:t>Competition.id</w:t>
            </w:r>
          </w:p>
        </w:tc>
        <w:tc>
          <w:tcPr>
            <w:tcW w:w="1038" w:type="dxa"/>
            <w:tcPrChange w:id="174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EC7B2B1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175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5E1F1767" w14:textId="77777777" w:rsidR="005431B0" w:rsidRDefault="00000000">
            <w:r>
              <w:t>是</w:t>
            </w:r>
          </w:p>
        </w:tc>
      </w:tr>
      <w:tr w:rsidR="005431B0" w14:paraId="49DF29B0" w14:textId="77777777" w:rsidTr="0026434C">
        <w:tc>
          <w:tcPr>
            <w:tcW w:w="1038" w:type="dxa"/>
            <w:tcPrChange w:id="176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2A3B4DCA" w14:textId="77777777" w:rsidR="005431B0" w:rsidRDefault="00000000">
            <w:r>
              <w:t>3</w:t>
            </w:r>
          </w:p>
        </w:tc>
        <w:tc>
          <w:tcPr>
            <w:tcW w:w="1038" w:type="dxa"/>
            <w:tcPrChange w:id="177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0240231" w14:textId="77777777" w:rsidR="005431B0" w:rsidRDefault="00000000">
            <w:proofErr w:type="spellStart"/>
            <w:r>
              <w:t>dept_id</w:t>
            </w:r>
            <w:proofErr w:type="spellEnd"/>
          </w:p>
        </w:tc>
        <w:tc>
          <w:tcPr>
            <w:tcW w:w="1038" w:type="dxa"/>
            <w:tcPrChange w:id="178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074FA67" w14:textId="77777777" w:rsidR="005431B0" w:rsidRDefault="00000000">
            <w:r>
              <w:t>Long</w:t>
            </w:r>
          </w:p>
        </w:tc>
        <w:tc>
          <w:tcPr>
            <w:tcW w:w="1038" w:type="dxa"/>
            <w:tcPrChange w:id="179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2B70AC5" w14:textId="77777777" w:rsidR="005431B0" w:rsidRDefault="00000000">
            <w:r>
              <w:t>学院</w:t>
            </w:r>
            <w:proofErr w:type="spellStart"/>
            <w:r>
              <w:t>dept_id</w:t>
            </w:r>
            <w:proofErr w:type="spellEnd"/>
          </w:p>
        </w:tc>
        <w:tc>
          <w:tcPr>
            <w:tcW w:w="1038" w:type="dxa"/>
            <w:tcPrChange w:id="180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2325211A" w14:textId="77777777" w:rsidR="005431B0" w:rsidRDefault="00000000">
            <w:r>
              <w:t>非空</w:t>
            </w:r>
          </w:p>
        </w:tc>
        <w:tc>
          <w:tcPr>
            <w:tcW w:w="1038" w:type="dxa"/>
            <w:tcPrChange w:id="181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273ADBF" w14:textId="77777777" w:rsidR="005431B0" w:rsidRDefault="00000000">
            <w:proofErr w:type="spellStart"/>
            <w:r>
              <w:t>sys_dept.dept_id</w:t>
            </w:r>
            <w:proofErr w:type="spellEnd"/>
            <w:r>
              <w:t>（存学院</w:t>
            </w:r>
            <w:r>
              <w:t>dept</w:t>
            </w:r>
            <w:r>
              <w:t>）</w:t>
            </w:r>
          </w:p>
        </w:tc>
        <w:tc>
          <w:tcPr>
            <w:tcW w:w="1038" w:type="dxa"/>
            <w:tcPrChange w:id="182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ADD6749" w14:textId="77777777" w:rsidR="005431B0" w:rsidRDefault="00000000">
            <w:r>
              <w:t>部门选择</w:t>
            </w:r>
          </w:p>
        </w:tc>
        <w:tc>
          <w:tcPr>
            <w:tcW w:w="1038" w:type="dxa"/>
            <w:tcPrChange w:id="183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AD00866" w14:textId="77777777" w:rsidR="005431B0" w:rsidRDefault="00000000">
            <w:r>
              <w:t>是</w:t>
            </w:r>
          </w:p>
        </w:tc>
      </w:tr>
      <w:tr w:rsidR="005431B0" w14:paraId="11B3915B" w14:textId="77777777" w:rsidTr="0026434C">
        <w:tc>
          <w:tcPr>
            <w:tcW w:w="1038" w:type="dxa"/>
            <w:tcPrChange w:id="184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114F2FDD" w14:textId="77777777" w:rsidR="005431B0" w:rsidRDefault="00000000">
            <w:r>
              <w:t>4</w:t>
            </w:r>
          </w:p>
        </w:tc>
        <w:tc>
          <w:tcPr>
            <w:tcW w:w="1038" w:type="dxa"/>
            <w:tcPrChange w:id="185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25EBEC7B" w14:textId="77777777" w:rsidR="005431B0" w:rsidRDefault="00000000">
            <w:r>
              <w:t>sort</w:t>
            </w:r>
          </w:p>
        </w:tc>
        <w:tc>
          <w:tcPr>
            <w:tcW w:w="1038" w:type="dxa"/>
            <w:tcPrChange w:id="186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6DBF130" w14:textId="77777777" w:rsidR="005431B0" w:rsidRDefault="00000000">
            <w:r>
              <w:t>Int</w:t>
            </w:r>
          </w:p>
        </w:tc>
        <w:tc>
          <w:tcPr>
            <w:tcW w:w="1038" w:type="dxa"/>
            <w:tcPrChange w:id="187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1EC0BBB8" w14:textId="77777777" w:rsidR="005431B0" w:rsidRDefault="00000000">
            <w:r>
              <w:t>排序</w:t>
            </w:r>
          </w:p>
        </w:tc>
        <w:tc>
          <w:tcPr>
            <w:tcW w:w="1038" w:type="dxa"/>
            <w:tcPrChange w:id="188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62EE504B" w14:textId="77777777" w:rsidR="005431B0" w:rsidRDefault="005431B0"/>
        </w:tc>
        <w:tc>
          <w:tcPr>
            <w:tcW w:w="1038" w:type="dxa"/>
            <w:tcPrChange w:id="189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B8B2DE7" w14:textId="77777777" w:rsidR="005431B0" w:rsidRDefault="005431B0"/>
        </w:tc>
        <w:tc>
          <w:tcPr>
            <w:tcW w:w="1038" w:type="dxa"/>
            <w:tcPrChange w:id="190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556CDCE5" w14:textId="77777777" w:rsidR="005431B0" w:rsidRDefault="00000000">
            <w:r>
              <w:t>数字</w:t>
            </w:r>
          </w:p>
        </w:tc>
        <w:tc>
          <w:tcPr>
            <w:tcW w:w="1038" w:type="dxa"/>
            <w:tcPrChange w:id="191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C631F46" w14:textId="77777777" w:rsidR="005431B0" w:rsidRDefault="00000000">
            <w:r>
              <w:t>否</w:t>
            </w:r>
          </w:p>
        </w:tc>
      </w:tr>
      <w:tr w:rsidR="005431B0" w14:paraId="7CF493CA" w14:textId="77777777" w:rsidTr="0026434C">
        <w:tc>
          <w:tcPr>
            <w:tcW w:w="1038" w:type="dxa"/>
            <w:tcPrChange w:id="192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30DC0A21" w14:textId="77777777" w:rsidR="005431B0" w:rsidRDefault="00000000">
            <w:r>
              <w:t>5</w:t>
            </w:r>
          </w:p>
        </w:tc>
        <w:tc>
          <w:tcPr>
            <w:tcW w:w="1038" w:type="dxa"/>
            <w:tcPrChange w:id="193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47D6511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1038" w:type="dxa"/>
            <w:tcPrChange w:id="194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599ADED1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038" w:type="dxa"/>
            <w:tcPrChange w:id="195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2562E71F" w14:textId="77777777" w:rsidR="005431B0" w:rsidRDefault="00000000">
            <w:r>
              <w:t>创建人</w:t>
            </w:r>
          </w:p>
        </w:tc>
        <w:tc>
          <w:tcPr>
            <w:tcW w:w="1038" w:type="dxa"/>
            <w:tcPrChange w:id="196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5E495904" w14:textId="77777777" w:rsidR="005431B0" w:rsidRDefault="005431B0"/>
        </w:tc>
        <w:tc>
          <w:tcPr>
            <w:tcW w:w="1038" w:type="dxa"/>
            <w:tcPrChange w:id="197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3EE8D69B" w14:textId="77777777" w:rsidR="005431B0" w:rsidRDefault="005431B0"/>
        </w:tc>
        <w:tc>
          <w:tcPr>
            <w:tcW w:w="1038" w:type="dxa"/>
            <w:tcPrChange w:id="198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57DBE38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199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3F72FE1" w14:textId="77777777" w:rsidR="005431B0" w:rsidRDefault="00000000">
            <w:r>
              <w:t>否</w:t>
            </w:r>
          </w:p>
        </w:tc>
      </w:tr>
      <w:tr w:rsidR="005431B0" w14:paraId="1E78C01D" w14:textId="77777777" w:rsidTr="0026434C">
        <w:tc>
          <w:tcPr>
            <w:tcW w:w="1038" w:type="dxa"/>
            <w:tcPrChange w:id="200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DD6B068" w14:textId="77777777" w:rsidR="005431B0" w:rsidRDefault="00000000">
            <w:r>
              <w:t>6</w:t>
            </w:r>
          </w:p>
        </w:tc>
        <w:tc>
          <w:tcPr>
            <w:tcW w:w="1038" w:type="dxa"/>
            <w:tcPrChange w:id="201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03A61B8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1038" w:type="dxa"/>
            <w:tcPrChange w:id="202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1AC3A4D1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038" w:type="dxa"/>
            <w:tcPrChange w:id="203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5E9698A7" w14:textId="77777777" w:rsidR="005431B0" w:rsidRDefault="00000000">
            <w:r>
              <w:t>创建时间</w:t>
            </w:r>
          </w:p>
        </w:tc>
        <w:tc>
          <w:tcPr>
            <w:tcW w:w="1038" w:type="dxa"/>
            <w:tcPrChange w:id="204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526B1762" w14:textId="77777777" w:rsidR="005431B0" w:rsidRDefault="005431B0"/>
        </w:tc>
        <w:tc>
          <w:tcPr>
            <w:tcW w:w="1038" w:type="dxa"/>
            <w:tcPrChange w:id="205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16CE6D6" w14:textId="77777777" w:rsidR="005431B0" w:rsidRDefault="005431B0"/>
        </w:tc>
        <w:tc>
          <w:tcPr>
            <w:tcW w:w="1038" w:type="dxa"/>
            <w:tcPrChange w:id="206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9E09095" w14:textId="77777777" w:rsidR="005431B0" w:rsidRDefault="00000000">
            <w:r>
              <w:t>日期时间</w:t>
            </w:r>
          </w:p>
        </w:tc>
        <w:tc>
          <w:tcPr>
            <w:tcW w:w="1038" w:type="dxa"/>
            <w:tcPrChange w:id="207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37179340" w14:textId="77777777" w:rsidR="005431B0" w:rsidRDefault="00000000">
            <w:r>
              <w:t>否</w:t>
            </w:r>
          </w:p>
        </w:tc>
      </w:tr>
      <w:tr w:rsidR="005431B0" w14:paraId="75EAE7C6" w14:textId="77777777" w:rsidTr="0026434C">
        <w:tc>
          <w:tcPr>
            <w:tcW w:w="1038" w:type="dxa"/>
            <w:tcPrChange w:id="208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196EE56A" w14:textId="77777777" w:rsidR="005431B0" w:rsidRDefault="00000000">
            <w:r>
              <w:t>7</w:t>
            </w:r>
          </w:p>
        </w:tc>
        <w:tc>
          <w:tcPr>
            <w:tcW w:w="1038" w:type="dxa"/>
            <w:tcPrChange w:id="209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E63D4EB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1038" w:type="dxa"/>
            <w:tcPrChange w:id="210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6EC2B29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038" w:type="dxa"/>
            <w:tcPrChange w:id="211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D40C466" w14:textId="77777777" w:rsidR="005431B0" w:rsidRDefault="00000000">
            <w:r>
              <w:t>更新人</w:t>
            </w:r>
          </w:p>
        </w:tc>
        <w:tc>
          <w:tcPr>
            <w:tcW w:w="1038" w:type="dxa"/>
            <w:tcPrChange w:id="212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08BB443E" w14:textId="77777777" w:rsidR="005431B0" w:rsidRDefault="005431B0"/>
        </w:tc>
        <w:tc>
          <w:tcPr>
            <w:tcW w:w="1038" w:type="dxa"/>
            <w:tcPrChange w:id="213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1335A112" w14:textId="77777777" w:rsidR="005431B0" w:rsidRDefault="005431B0"/>
        </w:tc>
        <w:tc>
          <w:tcPr>
            <w:tcW w:w="1038" w:type="dxa"/>
            <w:tcPrChange w:id="214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B70D8E7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215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33DD397" w14:textId="77777777" w:rsidR="005431B0" w:rsidRDefault="00000000">
            <w:r>
              <w:t>否</w:t>
            </w:r>
          </w:p>
        </w:tc>
      </w:tr>
      <w:tr w:rsidR="005431B0" w14:paraId="6D01EAF1" w14:textId="77777777" w:rsidTr="0026434C">
        <w:tc>
          <w:tcPr>
            <w:tcW w:w="1038" w:type="dxa"/>
            <w:tcPrChange w:id="216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FCA7F4E" w14:textId="77777777" w:rsidR="005431B0" w:rsidRDefault="00000000">
            <w:r>
              <w:t>8</w:t>
            </w:r>
          </w:p>
        </w:tc>
        <w:tc>
          <w:tcPr>
            <w:tcW w:w="1038" w:type="dxa"/>
            <w:tcPrChange w:id="217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2682C527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1038" w:type="dxa"/>
            <w:tcPrChange w:id="218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1D23FA4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038" w:type="dxa"/>
            <w:tcPrChange w:id="219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9E01B37" w14:textId="77777777" w:rsidR="005431B0" w:rsidRDefault="00000000">
            <w:r>
              <w:t>更新时间</w:t>
            </w:r>
          </w:p>
        </w:tc>
        <w:tc>
          <w:tcPr>
            <w:tcW w:w="1038" w:type="dxa"/>
            <w:tcPrChange w:id="220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2581065E" w14:textId="77777777" w:rsidR="005431B0" w:rsidRDefault="005431B0"/>
        </w:tc>
        <w:tc>
          <w:tcPr>
            <w:tcW w:w="1038" w:type="dxa"/>
            <w:tcPrChange w:id="221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1DE1897" w14:textId="77777777" w:rsidR="005431B0" w:rsidRDefault="005431B0"/>
        </w:tc>
        <w:tc>
          <w:tcPr>
            <w:tcW w:w="1038" w:type="dxa"/>
            <w:tcPrChange w:id="222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20624DE5" w14:textId="77777777" w:rsidR="005431B0" w:rsidRDefault="00000000">
            <w:r>
              <w:t>日期时间</w:t>
            </w:r>
          </w:p>
        </w:tc>
        <w:tc>
          <w:tcPr>
            <w:tcW w:w="1038" w:type="dxa"/>
            <w:tcPrChange w:id="223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6531963" w14:textId="77777777" w:rsidR="005431B0" w:rsidRDefault="00000000">
            <w:r>
              <w:t>否</w:t>
            </w:r>
          </w:p>
        </w:tc>
      </w:tr>
      <w:tr w:rsidR="005431B0" w14:paraId="7459B852" w14:textId="77777777" w:rsidTr="0026434C">
        <w:tc>
          <w:tcPr>
            <w:tcW w:w="1038" w:type="dxa"/>
            <w:tcPrChange w:id="224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D9F02AD" w14:textId="77777777" w:rsidR="005431B0" w:rsidRDefault="00000000">
            <w:r>
              <w:t>9</w:t>
            </w:r>
          </w:p>
        </w:tc>
        <w:tc>
          <w:tcPr>
            <w:tcW w:w="1038" w:type="dxa"/>
            <w:tcPrChange w:id="225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5836B30A" w14:textId="77777777" w:rsidR="005431B0" w:rsidRDefault="00000000">
            <w:r>
              <w:t>remark</w:t>
            </w:r>
          </w:p>
        </w:tc>
        <w:tc>
          <w:tcPr>
            <w:tcW w:w="1038" w:type="dxa"/>
            <w:tcPrChange w:id="226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57F5AC7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1038" w:type="dxa"/>
            <w:tcPrChange w:id="227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1CA5D75" w14:textId="77777777" w:rsidR="005431B0" w:rsidRDefault="00000000">
            <w:r>
              <w:t>备注</w:t>
            </w:r>
          </w:p>
        </w:tc>
        <w:tc>
          <w:tcPr>
            <w:tcW w:w="1038" w:type="dxa"/>
            <w:tcPrChange w:id="228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0B703131" w14:textId="77777777" w:rsidR="005431B0" w:rsidRDefault="005431B0"/>
        </w:tc>
        <w:tc>
          <w:tcPr>
            <w:tcW w:w="1038" w:type="dxa"/>
            <w:tcPrChange w:id="229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A1BD68D" w14:textId="77777777" w:rsidR="005431B0" w:rsidRDefault="005431B0"/>
        </w:tc>
        <w:tc>
          <w:tcPr>
            <w:tcW w:w="1038" w:type="dxa"/>
            <w:tcPrChange w:id="230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4902D070" w14:textId="77777777" w:rsidR="005431B0" w:rsidRDefault="00000000">
            <w:r>
              <w:t>多行文本</w:t>
            </w:r>
          </w:p>
        </w:tc>
        <w:tc>
          <w:tcPr>
            <w:tcW w:w="1038" w:type="dxa"/>
            <w:tcPrChange w:id="231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C034423" w14:textId="77777777" w:rsidR="005431B0" w:rsidRDefault="00000000">
            <w:r>
              <w:t>否</w:t>
            </w:r>
          </w:p>
        </w:tc>
      </w:tr>
      <w:tr w:rsidR="005431B0" w14:paraId="5033DDBA" w14:textId="77777777" w:rsidTr="0026434C">
        <w:tc>
          <w:tcPr>
            <w:tcW w:w="1038" w:type="dxa"/>
            <w:tcPrChange w:id="232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3101182D" w14:textId="77777777" w:rsidR="005431B0" w:rsidRDefault="00000000">
            <w:r>
              <w:t>10</w:t>
            </w:r>
          </w:p>
        </w:tc>
        <w:tc>
          <w:tcPr>
            <w:tcW w:w="1038" w:type="dxa"/>
            <w:tcPrChange w:id="233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12094FE4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1038" w:type="dxa"/>
            <w:tcPrChange w:id="234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0A4A93A1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1038" w:type="dxa"/>
            <w:tcPrChange w:id="235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6A0E4AFF" w14:textId="77777777" w:rsidR="005431B0" w:rsidRDefault="00000000">
            <w:r>
              <w:t>删除标记</w:t>
            </w:r>
          </w:p>
        </w:tc>
        <w:tc>
          <w:tcPr>
            <w:tcW w:w="1038" w:type="dxa"/>
            <w:tcPrChange w:id="236" w:author="SQ C" w:date="2026-01-30T16:43:00Z" w16du:dateUtc="2026-01-30T08:43:00Z">
              <w:tcPr>
                <w:tcW w:w="1038" w:type="dxa"/>
                <w:gridSpan w:val="3"/>
              </w:tcPr>
            </w:tcPrChange>
          </w:tcPr>
          <w:p w14:paraId="41600BBA" w14:textId="77777777" w:rsidR="005431B0" w:rsidRDefault="005431B0"/>
        </w:tc>
        <w:tc>
          <w:tcPr>
            <w:tcW w:w="1038" w:type="dxa"/>
            <w:tcPrChange w:id="237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1CAEB869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1038" w:type="dxa"/>
            <w:tcPrChange w:id="238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5E565D0" w14:textId="77777777" w:rsidR="005431B0" w:rsidRDefault="00000000">
            <w:r>
              <w:t>字典单选</w:t>
            </w:r>
          </w:p>
        </w:tc>
        <w:tc>
          <w:tcPr>
            <w:tcW w:w="1038" w:type="dxa"/>
            <w:tcPrChange w:id="239" w:author="SQ C" w:date="2026-01-30T16:43:00Z" w16du:dateUtc="2026-01-30T08:43:00Z">
              <w:tcPr>
                <w:tcW w:w="1038" w:type="dxa"/>
                <w:gridSpan w:val="2"/>
              </w:tcPr>
            </w:tcPrChange>
          </w:tcPr>
          <w:p w14:paraId="7C7FDC50" w14:textId="77777777" w:rsidR="005431B0" w:rsidRDefault="00000000">
            <w:r>
              <w:t>否</w:t>
            </w:r>
          </w:p>
        </w:tc>
      </w:tr>
    </w:tbl>
    <w:p w14:paraId="70CDFB5D" w14:textId="77777777" w:rsidR="005431B0" w:rsidRDefault="00000000">
      <w:r>
        <w:rPr>
          <w:sz w:val="44"/>
        </w:rPr>
        <w:t>赛事申请表</w:t>
      </w:r>
    </w:p>
    <w:tbl>
      <w:tblPr>
        <w:tblStyle w:val="a7"/>
        <w:tblW w:w="0" w:type="auto"/>
        <w:tblLook w:val="04A0" w:firstRow="1" w:lastRow="0" w:firstColumn="1" w:lastColumn="0" w:noHBand="0" w:noVBand="1"/>
        <w:tblPrChange w:id="240" w:author="SQ C" w:date="2026-01-30T20:29:00Z" w16du:dateUtc="2026-01-30T12:29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622"/>
        <w:gridCol w:w="1764"/>
        <w:gridCol w:w="1267"/>
        <w:gridCol w:w="618"/>
        <w:gridCol w:w="624"/>
        <w:gridCol w:w="2165"/>
        <w:gridCol w:w="618"/>
        <w:gridCol w:w="618"/>
        <w:tblGridChange w:id="241">
          <w:tblGrid>
            <w:gridCol w:w="113"/>
            <w:gridCol w:w="552"/>
            <w:gridCol w:w="70"/>
            <w:gridCol w:w="1694"/>
            <w:gridCol w:w="70"/>
            <w:gridCol w:w="1197"/>
            <w:gridCol w:w="70"/>
            <w:gridCol w:w="594"/>
            <w:gridCol w:w="24"/>
            <w:gridCol w:w="624"/>
            <w:gridCol w:w="21"/>
            <w:gridCol w:w="2144"/>
            <w:gridCol w:w="21"/>
            <w:gridCol w:w="597"/>
            <w:gridCol w:w="67"/>
            <w:gridCol w:w="551"/>
            <w:gridCol w:w="113"/>
          </w:tblGrid>
        </w:tblGridChange>
      </w:tblGrid>
      <w:tr w:rsidR="005431B0" w14:paraId="33B1C542" w14:textId="77777777" w:rsidTr="000603B0">
        <w:tc>
          <w:tcPr>
            <w:tcW w:w="1038" w:type="dxa"/>
            <w:tcPrChange w:id="24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93113FA" w14:textId="77777777" w:rsidR="005431B0" w:rsidRDefault="00000000">
            <w:r>
              <w:t>实体名称</w:t>
            </w:r>
          </w:p>
        </w:tc>
        <w:tc>
          <w:tcPr>
            <w:tcW w:w="1038" w:type="dxa"/>
            <w:tcPrChange w:id="24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AD81497" w14:textId="77777777" w:rsidR="005431B0" w:rsidRDefault="00000000">
            <w:proofErr w:type="spellStart"/>
            <w:r>
              <w:t>CompetitionApply</w:t>
            </w:r>
            <w:proofErr w:type="spellEnd"/>
          </w:p>
        </w:tc>
        <w:tc>
          <w:tcPr>
            <w:tcW w:w="1038" w:type="dxa"/>
            <w:tcPrChange w:id="24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E9ADC98" w14:textId="77777777" w:rsidR="005431B0" w:rsidRDefault="00000000">
            <w:r>
              <w:t>中文名称</w:t>
            </w:r>
          </w:p>
        </w:tc>
        <w:tc>
          <w:tcPr>
            <w:tcW w:w="1038" w:type="dxa"/>
            <w:tcPrChange w:id="24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60D70BD" w14:textId="77777777" w:rsidR="005431B0" w:rsidRDefault="00000000">
            <w:r>
              <w:t>赛事申请</w:t>
            </w:r>
          </w:p>
        </w:tc>
        <w:tc>
          <w:tcPr>
            <w:tcW w:w="1038" w:type="dxa"/>
            <w:tcPrChange w:id="246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4CAABB01" w14:textId="77777777" w:rsidR="005431B0" w:rsidRDefault="00000000">
            <w:r>
              <w:t>模块名称</w:t>
            </w:r>
          </w:p>
        </w:tc>
        <w:tc>
          <w:tcPr>
            <w:tcW w:w="1038" w:type="dxa"/>
            <w:tcPrChange w:id="24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CD505FB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赛事申请</w:t>
            </w:r>
          </w:p>
        </w:tc>
        <w:tc>
          <w:tcPr>
            <w:tcW w:w="1038" w:type="dxa"/>
            <w:tcPrChange w:id="24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3534840" w14:textId="77777777" w:rsidR="005431B0" w:rsidRDefault="00000000">
            <w:r>
              <w:t>组件</w:t>
            </w:r>
          </w:p>
        </w:tc>
        <w:tc>
          <w:tcPr>
            <w:tcW w:w="1038" w:type="dxa"/>
            <w:tcPrChange w:id="24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D077F77" w14:textId="77777777" w:rsidR="005431B0" w:rsidRDefault="00000000">
            <w:r>
              <w:t>搜索条件</w:t>
            </w:r>
          </w:p>
        </w:tc>
      </w:tr>
      <w:tr w:rsidR="005431B0" w14:paraId="2673121E" w14:textId="77777777" w:rsidTr="000603B0">
        <w:tc>
          <w:tcPr>
            <w:tcW w:w="1038" w:type="dxa"/>
            <w:tcPrChange w:id="25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5E94453" w14:textId="77777777" w:rsidR="005431B0" w:rsidRDefault="00000000">
            <w:r>
              <w:t>字段编号</w:t>
            </w:r>
          </w:p>
        </w:tc>
        <w:tc>
          <w:tcPr>
            <w:tcW w:w="1038" w:type="dxa"/>
            <w:tcPrChange w:id="25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0EF0BB5" w14:textId="77777777" w:rsidR="005431B0" w:rsidRDefault="00000000">
            <w:r>
              <w:t>字段名称</w:t>
            </w:r>
          </w:p>
        </w:tc>
        <w:tc>
          <w:tcPr>
            <w:tcW w:w="1038" w:type="dxa"/>
            <w:tcPrChange w:id="25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DA0D348" w14:textId="77777777" w:rsidR="005431B0" w:rsidRDefault="00000000">
            <w:r>
              <w:t>字段类型</w:t>
            </w:r>
          </w:p>
        </w:tc>
        <w:tc>
          <w:tcPr>
            <w:tcW w:w="1038" w:type="dxa"/>
            <w:tcPrChange w:id="25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DD6314B" w14:textId="77777777" w:rsidR="005431B0" w:rsidRDefault="00000000">
            <w:r>
              <w:t>中文名称</w:t>
            </w:r>
          </w:p>
        </w:tc>
        <w:tc>
          <w:tcPr>
            <w:tcW w:w="1038" w:type="dxa"/>
            <w:tcPrChange w:id="254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4D2DF6AB" w14:textId="77777777" w:rsidR="005431B0" w:rsidRDefault="00000000">
            <w:r>
              <w:t>约束关系</w:t>
            </w:r>
          </w:p>
        </w:tc>
        <w:tc>
          <w:tcPr>
            <w:tcW w:w="1038" w:type="dxa"/>
            <w:tcPrChange w:id="25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75CD1AA" w14:textId="77777777" w:rsidR="005431B0" w:rsidRDefault="00000000">
            <w:r>
              <w:t>备注</w:t>
            </w:r>
          </w:p>
        </w:tc>
        <w:tc>
          <w:tcPr>
            <w:tcW w:w="1038" w:type="dxa"/>
            <w:tcPrChange w:id="25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EE454E7" w14:textId="77777777" w:rsidR="005431B0" w:rsidRDefault="00000000">
            <w:r>
              <w:t>组件</w:t>
            </w:r>
          </w:p>
        </w:tc>
        <w:tc>
          <w:tcPr>
            <w:tcW w:w="1038" w:type="dxa"/>
            <w:tcPrChange w:id="25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899FC5B" w14:textId="77777777" w:rsidR="005431B0" w:rsidRDefault="00000000">
            <w:r>
              <w:t>搜索条件</w:t>
            </w:r>
          </w:p>
        </w:tc>
      </w:tr>
      <w:tr w:rsidR="005431B0" w14:paraId="40925B54" w14:textId="77777777" w:rsidTr="000603B0">
        <w:tc>
          <w:tcPr>
            <w:tcW w:w="1038" w:type="dxa"/>
            <w:tcPrChange w:id="25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78AC152" w14:textId="77777777" w:rsidR="005431B0" w:rsidRDefault="00000000">
            <w:r>
              <w:t>1</w:t>
            </w:r>
          </w:p>
        </w:tc>
        <w:tc>
          <w:tcPr>
            <w:tcW w:w="1038" w:type="dxa"/>
            <w:tcPrChange w:id="25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1273804" w14:textId="77777777" w:rsidR="005431B0" w:rsidRDefault="00000000">
            <w:r>
              <w:t>id</w:t>
            </w:r>
          </w:p>
        </w:tc>
        <w:tc>
          <w:tcPr>
            <w:tcW w:w="1038" w:type="dxa"/>
            <w:tcPrChange w:id="26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89CA109" w14:textId="77777777" w:rsidR="005431B0" w:rsidRDefault="00000000">
            <w:r>
              <w:t>Long</w:t>
            </w:r>
          </w:p>
        </w:tc>
        <w:tc>
          <w:tcPr>
            <w:tcW w:w="1038" w:type="dxa"/>
            <w:tcPrChange w:id="26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BDA96DC" w14:textId="77777777" w:rsidR="005431B0" w:rsidRDefault="00000000">
            <w:r>
              <w:t>主键</w:t>
            </w:r>
          </w:p>
        </w:tc>
        <w:tc>
          <w:tcPr>
            <w:tcW w:w="1038" w:type="dxa"/>
            <w:tcPrChange w:id="262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2BDA3F6E" w14:textId="77777777" w:rsidR="005431B0" w:rsidRDefault="00000000">
            <w:r>
              <w:t>PK</w:t>
            </w:r>
          </w:p>
        </w:tc>
        <w:tc>
          <w:tcPr>
            <w:tcW w:w="1038" w:type="dxa"/>
            <w:tcPrChange w:id="26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EC019B4" w14:textId="77777777" w:rsidR="005431B0" w:rsidRDefault="005431B0"/>
        </w:tc>
        <w:tc>
          <w:tcPr>
            <w:tcW w:w="1038" w:type="dxa"/>
            <w:tcPrChange w:id="26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AA6F7D0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26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27DD648" w14:textId="77777777" w:rsidR="005431B0" w:rsidRDefault="00000000">
            <w:r>
              <w:t>否</w:t>
            </w:r>
          </w:p>
        </w:tc>
      </w:tr>
      <w:tr w:rsidR="005431B0" w14:paraId="24927FE1" w14:textId="77777777" w:rsidTr="000603B0">
        <w:tc>
          <w:tcPr>
            <w:tcW w:w="1038" w:type="dxa"/>
            <w:tcPrChange w:id="26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9C670D1" w14:textId="77777777" w:rsidR="005431B0" w:rsidRDefault="00000000">
            <w:r>
              <w:lastRenderedPageBreak/>
              <w:t>2</w:t>
            </w:r>
          </w:p>
        </w:tc>
        <w:tc>
          <w:tcPr>
            <w:tcW w:w="1038" w:type="dxa"/>
            <w:tcPrChange w:id="26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CE2F0D1" w14:textId="77777777" w:rsidR="005431B0" w:rsidRDefault="00000000">
            <w:proofErr w:type="spellStart"/>
            <w:r>
              <w:t>apply_no</w:t>
            </w:r>
            <w:proofErr w:type="spellEnd"/>
          </w:p>
        </w:tc>
        <w:tc>
          <w:tcPr>
            <w:tcW w:w="1038" w:type="dxa"/>
            <w:tcPrChange w:id="26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93D7B8A" w14:textId="77777777" w:rsidR="005431B0" w:rsidRDefault="00000000">
            <w:proofErr w:type="gramStart"/>
            <w:r>
              <w:t>String(</w:t>
            </w:r>
            <w:proofErr w:type="gramEnd"/>
            <w:r>
              <w:t>32)</w:t>
            </w:r>
          </w:p>
        </w:tc>
        <w:tc>
          <w:tcPr>
            <w:tcW w:w="1038" w:type="dxa"/>
            <w:tcPrChange w:id="26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6B9090B" w14:textId="77777777" w:rsidR="005431B0" w:rsidRDefault="00000000">
            <w:r>
              <w:t>申请编号</w:t>
            </w:r>
          </w:p>
        </w:tc>
        <w:tc>
          <w:tcPr>
            <w:tcW w:w="1038" w:type="dxa"/>
            <w:tcPrChange w:id="270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539CAF68" w14:textId="77777777" w:rsidR="005431B0" w:rsidRDefault="00000000">
            <w:r>
              <w:t>非空</w:t>
            </w:r>
          </w:p>
        </w:tc>
        <w:tc>
          <w:tcPr>
            <w:tcW w:w="1038" w:type="dxa"/>
            <w:tcPrChange w:id="27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D01FC67" w14:textId="3AF4D105" w:rsidR="005431B0" w:rsidRDefault="005431B0"/>
        </w:tc>
        <w:tc>
          <w:tcPr>
            <w:tcW w:w="1038" w:type="dxa"/>
            <w:tcPrChange w:id="27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03CCA2C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27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724A9CB" w14:textId="77777777" w:rsidR="005431B0" w:rsidRDefault="00000000">
            <w:r>
              <w:t>是</w:t>
            </w:r>
          </w:p>
        </w:tc>
      </w:tr>
      <w:tr w:rsidR="005431B0" w14:paraId="2F8B5D76" w14:textId="77777777" w:rsidTr="000603B0">
        <w:tc>
          <w:tcPr>
            <w:tcW w:w="1038" w:type="dxa"/>
            <w:tcPrChange w:id="27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34097E2" w14:textId="77777777" w:rsidR="005431B0" w:rsidRDefault="00000000">
            <w:r>
              <w:t>3</w:t>
            </w:r>
          </w:p>
        </w:tc>
        <w:tc>
          <w:tcPr>
            <w:tcW w:w="1038" w:type="dxa"/>
            <w:tcPrChange w:id="27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00F74F9" w14:textId="77777777" w:rsidR="005431B0" w:rsidRDefault="00000000">
            <w:proofErr w:type="spellStart"/>
            <w:r>
              <w:t>applicant_user_id</w:t>
            </w:r>
            <w:proofErr w:type="spellEnd"/>
          </w:p>
        </w:tc>
        <w:tc>
          <w:tcPr>
            <w:tcW w:w="1038" w:type="dxa"/>
            <w:tcPrChange w:id="27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C072CF3" w14:textId="77777777" w:rsidR="005431B0" w:rsidRDefault="00000000">
            <w:r>
              <w:t>Long</w:t>
            </w:r>
          </w:p>
        </w:tc>
        <w:tc>
          <w:tcPr>
            <w:tcW w:w="1038" w:type="dxa"/>
            <w:tcPrChange w:id="27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A5464D5" w14:textId="77777777" w:rsidR="005431B0" w:rsidRDefault="00000000">
            <w:r>
              <w:t>申请人用户</w:t>
            </w:r>
            <w:r>
              <w:t>ID</w:t>
            </w:r>
          </w:p>
        </w:tc>
        <w:tc>
          <w:tcPr>
            <w:tcW w:w="1038" w:type="dxa"/>
            <w:tcPrChange w:id="278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42AD1EEA" w14:textId="77777777" w:rsidR="005431B0" w:rsidRDefault="00000000">
            <w:r>
              <w:t>非空</w:t>
            </w:r>
          </w:p>
        </w:tc>
        <w:tc>
          <w:tcPr>
            <w:tcW w:w="1038" w:type="dxa"/>
            <w:tcPrChange w:id="27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687C131" w14:textId="77777777" w:rsidR="005431B0" w:rsidRDefault="00000000">
            <w:proofErr w:type="spellStart"/>
            <w:r>
              <w:t>sys_user.user_id</w:t>
            </w:r>
            <w:proofErr w:type="spellEnd"/>
          </w:p>
        </w:tc>
        <w:tc>
          <w:tcPr>
            <w:tcW w:w="1038" w:type="dxa"/>
            <w:tcPrChange w:id="28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10B2189" w14:textId="77777777" w:rsidR="005431B0" w:rsidRDefault="00000000">
            <w:r>
              <w:t>用户选择</w:t>
            </w:r>
          </w:p>
        </w:tc>
        <w:tc>
          <w:tcPr>
            <w:tcW w:w="1038" w:type="dxa"/>
            <w:tcPrChange w:id="28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312491B" w14:textId="77777777" w:rsidR="005431B0" w:rsidRDefault="00000000">
            <w:r>
              <w:t>是</w:t>
            </w:r>
          </w:p>
        </w:tc>
      </w:tr>
      <w:tr w:rsidR="005431B0" w14:paraId="0D096410" w14:textId="77777777" w:rsidTr="000603B0">
        <w:tc>
          <w:tcPr>
            <w:tcW w:w="1038" w:type="dxa"/>
            <w:tcPrChange w:id="28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08D4ABE" w14:textId="77777777" w:rsidR="005431B0" w:rsidRDefault="00000000">
            <w:r>
              <w:t>4</w:t>
            </w:r>
          </w:p>
        </w:tc>
        <w:tc>
          <w:tcPr>
            <w:tcW w:w="1038" w:type="dxa"/>
            <w:tcPrChange w:id="28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7790A75" w14:textId="77777777" w:rsidR="005431B0" w:rsidRDefault="00000000">
            <w:proofErr w:type="spellStart"/>
            <w:r>
              <w:t>applicant_dep_id</w:t>
            </w:r>
            <w:proofErr w:type="spellEnd"/>
          </w:p>
        </w:tc>
        <w:tc>
          <w:tcPr>
            <w:tcW w:w="1038" w:type="dxa"/>
            <w:tcPrChange w:id="28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992DD28" w14:textId="77777777" w:rsidR="005431B0" w:rsidRDefault="00000000">
            <w:r>
              <w:t>Long</w:t>
            </w:r>
          </w:p>
        </w:tc>
        <w:tc>
          <w:tcPr>
            <w:tcW w:w="1038" w:type="dxa"/>
            <w:tcPrChange w:id="28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23B1947" w14:textId="77777777" w:rsidR="005431B0" w:rsidRDefault="00000000">
            <w:r>
              <w:t>申请人学院</w:t>
            </w:r>
          </w:p>
        </w:tc>
        <w:tc>
          <w:tcPr>
            <w:tcW w:w="1038" w:type="dxa"/>
            <w:tcPrChange w:id="286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20459927" w14:textId="77777777" w:rsidR="005431B0" w:rsidRDefault="00000000">
            <w:r>
              <w:t>非空</w:t>
            </w:r>
          </w:p>
        </w:tc>
        <w:tc>
          <w:tcPr>
            <w:tcW w:w="1038" w:type="dxa"/>
            <w:tcPrChange w:id="28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9113746" w14:textId="77777777" w:rsidR="005431B0" w:rsidRDefault="00000000">
            <w:proofErr w:type="spellStart"/>
            <w:r>
              <w:t>sys_dept.dept_id</w:t>
            </w:r>
            <w:proofErr w:type="spellEnd"/>
            <w:r>
              <w:t>（存学院</w:t>
            </w:r>
            <w:r>
              <w:t>dept</w:t>
            </w:r>
            <w:r>
              <w:t>）</w:t>
            </w:r>
          </w:p>
        </w:tc>
        <w:tc>
          <w:tcPr>
            <w:tcW w:w="1038" w:type="dxa"/>
            <w:tcPrChange w:id="28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482448F" w14:textId="77777777" w:rsidR="005431B0" w:rsidRDefault="00000000">
            <w:r>
              <w:t>部门选择</w:t>
            </w:r>
          </w:p>
        </w:tc>
        <w:tc>
          <w:tcPr>
            <w:tcW w:w="1038" w:type="dxa"/>
            <w:tcPrChange w:id="28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48CEA67" w14:textId="77777777" w:rsidR="005431B0" w:rsidRDefault="00000000">
            <w:r>
              <w:t>是</w:t>
            </w:r>
          </w:p>
        </w:tc>
      </w:tr>
      <w:tr w:rsidR="005431B0" w14:paraId="1544E82C" w14:textId="77777777" w:rsidTr="000603B0">
        <w:tc>
          <w:tcPr>
            <w:tcW w:w="1038" w:type="dxa"/>
            <w:tcPrChange w:id="29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C5069D8" w14:textId="77777777" w:rsidR="005431B0" w:rsidRDefault="00000000">
            <w:r>
              <w:t>5</w:t>
            </w:r>
          </w:p>
        </w:tc>
        <w:tc>
          <w:tcPr>
            <w:tcW w:w="1038" w:type="dxa"/>
            <w:tcPrChange w:id="29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3F94780" w14:textId="77777777" w:rsidR="005431B0" w:rsidRDefault="00000000">
            <w:r>
              <w:t>name</w:t>
            </w:r>
          </w:p>
        </w:tc>
        <w:tc>
          <w:tcPr>
            <w:tcW w:w="1038" w:type="dxa"/>
            <w:tcPrChange w:id="29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D38F701" w14:textId="77777777" w:rsidR="005431B0" w:rsidRDefault="00000000">
            <w:proofErr w:type="gramStart"/>
            <w:r>
              <w:t>String(</w:t>
            </w:r>
            <w:proofErr w:type="gramEnd"/>
            <w:r>
              <w:t>100)</w:t>
            </w:r>
          </w:p>
        </w:tc>
        <w:tc>
          <w:tcPr>
            <w:tcW w:w="1038" w:type="dxa"/>
            <w:tcPrChange w:id="29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D68C4CB" w14:textId="77777777" w:rsidR="005431B0" w:rsidRDefault="00000000">
            <w:r>
              <w:t>赛事名称</w:t>
            </w:r>
          </w:p>
        </w:tc>
        <w:tc>
          <w:tcPr>
            <w:tcW w:w="1038" w:type="dxa"/>
            <w:tcPrChange w:id="294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47527B02" w14:textId="77777777" w:rsidR="005431B0" w:rsidRDefault="00000000">
            <w:r>
              <w:t>非空</w:t>
            </w:r>
          </w:p>
        </w:tc>
        <w:tc>
          <w:tcPr>
            <w:tcW w:w="1038" w:type="dxa"/>
            <w:tcPrChange w:id="29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245DEB5" w14:textId="77777777" w:rsidR="005431B0" w:rsidRDefault="005431B0"/>
        </w:tc>
        <w:tc>
          <w:tcPr>
            <w:tcW w:w="1038" w:type="dxa"/>
            <w:tcPrChange w:id="29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D7D9D93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29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712BF62" w14:textId="77777777" w:rsidR="005431B0" w:rsidRDefault="00000000">
            <w:r>
              <w:t>是</w:t>
            </w:r>
          </w:p>
        </w:tc>
      </w:tr>
      <w:tr w:rsidR="005431B0" w14:paraId="5E80058C" w14:textId="77777777" w:rsidTr="000603B0">
        <w:tc>
          <w:tcPr>
            <w:tcW w:w="1038" w:type="dxa"/>
            <w:tcPrChange w:id="29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F8BA419" w14:textId="77777777" w:rsidR="005431B0" w:rsidRDefault="00000000">
            <w:r>
              <w:t>6</w:t>
            </w:r>
          </w:p>
        </w:tc>
        <w:tc>
          <w:tcPr>
            <w:tcW w:w="1038" w:type="dxa"/>
            <w:tcPrChange w:id="29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B230AD3" w14:textId="77777777" w:rsidR="005431B0" w:rsidRDefault="00000000">
            <w:r>
              <w:t>category</w:t>
            </w:r>
          </w:p>
        </w:tc>
        <w:tc>
          <w:tcPr>
            <w:tcW w:w="1038" w:type="dxa"/>
            <w:tcPrChange w:id="30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A634641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类别</w:t>
            </w:r>
            <w:r>
              <w:t>&gt;</w:t>
            </w:r>
          </w:p>
        </w:tc>
        <w:tc>
          <w:tcPr>
            <w:tcW w:w="1038" w:type="dxa"/>
            <w:tcPrChange w:id="30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D8AD9FF" w14:textId="77777777" w:rsidR="005431B0" w:rsidRDefault="00000000">
            <w:r>
              <w:t>类别</w:t>
            </w:r>
          </w:p>
        </w:tc>
        <w:tc>
          <w:tcPr>
            <w:tcW w:w="1038" w:type="dxa"/>
            <w:tcPrChange w:id="302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72D9CFD2" w14:textId="77777777" w:rsidR="005431B0" w:rsidRDefault="005431B0"/>
        </w:tc>
        <w:tc>
          <w:tcPr>
            <w:tcW w:w="1038" w:type="dxa"/>
            <w:tcPrChange w:id="30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906905E" w14:textId="77777777" w:rsidR="005431B0" w:rsidRDefault="00000000">
            <w:r>
              <w:t>政府类</w:t>
            </w:r>
            <w:r>
              <w:t>/</w:t>
            </w:r>
            <w:r>
              <w:t>学会类</w:t>
            </w:r>
          </w:p>
        </w:tc>
        <w:tc>
          <w:tcPr>
            <w:tcW w:w="1038" w:type="dxa"/>
            <w:tcPrChange w:id="30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BDD4155" w14:textId="77777777" w:rsidR="005431B0" w:rsidRDefault="00000000">
            <w:r>
              <w:t>字典单选</w:t>
            </w:r>
          </w:p>
        </w:tc>
        <w:tc>
          <w:tcPr>
            <w:tcW w:w="1038" w:type="dxa"/>
            <w:tcPrChange w:id="30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2205C40" w14:textId="77777777" w:rsidR="005431B0" w:rsidRDefault="00000000">
            <w:r>
              <w:t>是</w:t>
            </w:r>
          </w:p>
        </w:tc>
      </w:tr>
      <w:tr w:rsidR="005431B0" w14:paraId="16E65489" w14:textId="77777777" w:rsidTr="000603B0">
        <w:tc>
          <w:tcPr>
            <w:tcW w:w="1038" w:type="dxa"/>
            <w:tcPrChange w:id="30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061C743" w14:textId="77777777" w:rsidR="005431B0" w:rsidRDefault="00000000">
            <w:r>
              <w:t>7</w:t>
            </w:r>
          </w:p>
        </w:tc>
        <w:tc>
          <w:tcPr>
            <w:tcW w:w="1038" w:type="dxa"/>
            <w:tcPrChange w:id="30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2265BC2" w14:textId="77777777" w:rsidR="005431B0" w:rsidRDefault="00000000">
            <w:r>
              <w:t>organizations</w:t>
            </w:r>
          </w:p>
        </w:tc>
        <w:tc>
          <w:tcPr>
            <w:tcW w:w="1038" w:type="dxa"/>
            <w:tcPrChange w:id="30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49B1C95" w14:textId="77777777" w:rsidR="005431B0" w:rsidRDefault="00000000">
            <w:proofErr w:type="gramStart"/>
            <w:r>
              <w:t>String(</w:t>
            </w:r>
            <w:proofErr w:type="gramEnd"/>
            <w:r>
              <w:t>512)</w:t>
            </w:r>
          </w:p>
        </w:tc>
        <w:tc>
          <w:tcPr>
            <w:tcW w:w="1038" w:type="dxa"/>
            <w:tcPrChange w:id="30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DA46AC1" w14:textId="77777777" w:rsidR="005431B0" w:rsidRDefault="00000000">
            <w:r>
              <w:t>盖章单位</w:t>
            </w:r>
          </w:p>
        </w:tc>
        <w:tc>
          <w:tcPr>
            <w:tcW w:w="1038" w:type="dxa"/>
            <w:tcPrChange w:id="310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77A033CB" w14:textId="77777777" w:rsidR="005431B0" w:rsidRDefault="005431B0"/>
        </w:tc>
        <w:tc>
          <w:tcPr>
            <w:tcW w:w="1038" w:type="dxa"/>
            <w:tcPrChange w:id="31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7EFF01A" w14:textId="77777777" w:rsidR="005431B0" w:rsidRDefault="00000000">
            <w:r>
              <w:t>多个用分号分隔</w:t>
            </w:r>
          </w:p>
        </w:tc>
        <w:tc>
          <w:tcPr>
            <w:tcW w:w="1038" w:type="dxa"/>
            <w:tcPrChange w:id="31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ADAEAF1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31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B73DCB2" w14:textId="77777777" w:rsidR="005431B0" w:rsidRDefault="00000000">
            <w:r>
              <w:t>否</w:t>
            </w:r>
          </w:p>
        </w:tc>
      </w:tr>
      <w:tr w:rsidR="005431B0" w14:paraId="2E7C5794" w14:textId="77777777" w:rsidTr="000603B0">
        <w:tc>
          <w:tcPr>
            <w:tcW w:w="1038" w:type="dxa"/>
            <w:tcPrChange w:id="31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D45C445" w14:textId="77777777" w:rsidR="005431B0" w:rsidRDefault="00000000">
            <w:r>
              <w:t>8</w:t>
            </w:r>
          </w:p>
        </w:tc>
        <w:tc>
          <w:tcPr>
            <w:tcW w:w="1038" w:type="dxa"/>
            <w:tcPrChange w:id="31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8873CE5" w14:textId="77777777" w:rsidR="005431B0" w:rsidRDefault="00000000">
            <w:r>
              <w:t>tags</w:t>
            </w:r>
          </w:p>
        </w:tc>
        <w:tc>
          <w:tcPr>
            <w:tcW w:w="1038" w:type="dxa"/>
            <w:tcPrChange w:id="31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737EF04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标签</w:t>
            </w:r>
            <w:r>
              <w:t>&gt;</w:t>
            </w:r>
          </w:p>
        </w:tc>
        <w:tc>
          <w:tcPr>
            <w:tcW w:w="1038" w:type="dxa"/>
            <w:tcPrChange w:id="31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7D92D6A" w14:textId="77777777" w:rsidR="005431B0" w:rsidRDefault="00000000">
            <w:r>
              <w:t>标签</w:t>
            </w:r>
          </w:p>
        </w:tc>
        <w:tc>
          <w:tcPr>
            <w:tcW w:w="1038" w:type="dxa"/>
            <w:tcPrChange w:id="318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41B027DB" w14:textId="77777777" w:rsidR="005431B0" w:rsidRDefault="005431B0"/>
        </w:tc>
        <w:tc>
          <w:tcPr>
            <w:tcW w:w="1038" w:type="dxa"/>
            <w:tcPrChange w:id="31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DF5C910" w14:textId="77777777" w:rsidR="005431B0" w:rsidRDefault="00000000">
            <w:r>
              <w:t>多个用分号分隔</w:t>
            </w:r>
          </w:p>
        </w:tc>
        <w:tc>
          <w:tcPr>
            <w:tcW w:w="1038" w:type="dxa"/>
            <w:tcPrChange w:id="32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92F2FBE" w14:textId="77777777" w:rsidR="005431B0" w:rsidRDefault="00000000">
            <w:r>
              <w:t>字典多选</w:t>
            </w:r>
          </w:p>
        </w:tc>
        <w:tc>
          <w:tcPr>
            <w:tcW w:w="1038" w:type="dxa"/>
            <w:tcPrChange w:id="32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247906D" w14:textId="77777777" w:rsidR="005431B0" w:rsidRDefault="00000000">
            <w:r>
              <w:t>否</w:t>
            </w:r>
          </w:p>
        </w:tc>
      </w:tr>
      <w:tr w:rsidR="005431B0" w14:paraId="40B2E19A" w14:textId="77777777" w:rsidTr="000603B0">
        <w:tc>
          <w:tcPr>
            <w:tcW w:w="1038" w:type="dxa"/>
            <w:tcPrChange w:id="32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3388228" w14:textId="77777777" w:rsidR="005431B0" w:rsidRDefault="00000000">
            <w:r>
              <w:t>9</w:t>
            </w:r>
          </w:p>
        </w:tc>
        <w:tc>
          <w:tcPr>
            <w:tcW w:w="1038" w:type="dxa"/>
            <w:tcPrChange w:id="32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9E63DFA" w14:textId="77777777" w:rsidR="005431B0" w:rsidRDefault="00000000">
            <w:r>
              <w:t>level</w:t>
            </w:r>
          </w:p>
        </w:tc>
        <w:tc>
          <w:tcPr>
            <w:tcW w:w="1038" w:type="dxa"/>
            <w:tcPrChange w:id="32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0E48CFD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级别</w:t>
            </w:r>
            <w:r>
              <w:t>&gt;</w:t>
            </w:r>
          </w:p>
        </w:tc>
        <w:tc>
          <w:tcPr>
            <w:tcW w:w="1038" w:type="dxa"/>
            <w:tcPrChange w:id="32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B01B8B4" w14:textId="77777777" w:rsidR="005431B0" w:rsidRDefault="00000000">
            <w:r>
              <w:t>比赛级别</w:t>
            </w:r>
          </w:p>
        </w:tc>
        <w:tc>
          <w:tcPr>
            <w:tcW w:w="1038" w:type="dxa"/>
            <w:tcPrChange w:id="326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5C178F5B" w14:textId="77777777" w:rsidR="005431B0" w:rsidRDefault="005431B0"/>
        </w:tc>
        <w:tc>
          <w:tcPr>
            <w:tcW w:w="1038" w:type="dxa"/>
            <w:tcPrChange w:id="32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EE37838" w14:textId="77777777" w:rsidR="005431B0" w:rsidRDefault="00000000">
            <w:r>
              <w:t>I</w:t>
            </w:r>
            <w:r>
              <w:t>级</w:t>
            </w:r>
            <w:r>
              <w:t>/II</w:t>
            </w:r>
            <w:r>
              <w:t>级等</w:t>
            </w:r>
          </w:p>
        </w:tc>
        <w:tc>
          <w:tcPr>
            <w:tcW w:w="1038" w:type="dxa"/>
            <w:tcPrChange w:id="32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787ADDF" w14:textId="77777777" w:rsidR="005431B0" w:rsidRDefault="00000000">
            <w:r>
              <w:t>字典单选</w:t>
            </w:r>
          </w:p>
        </w:tc>
        <w:tc>
          <w:tcPr>
            <w:tcW w:w="1038" w:type="dxa"/>
            <w:tcPrChange w:id="32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B262053" w14:textId="77777777" w:rsidR="005431B0" w:rsidRDefault="00000000">
            <w:r>
              <w:t>是</w:t>
            </w:r>
          </w:p>
        </w:tc>
      </w:tr>
      <w:tr w:rsidR="005431B0" w14:paraId="6E1F489E" w14:textId="77777777" w:rsidTr="000603B0">
        <w:tc>
          <w:tcPr>
            <w:tcW w:w="1038" w:type="dxa"/>
            <w:tcPrChange w:id="33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985956E" w14:textId="77777777" w:rsidR="005431B0" w:rsidRDefault="00000000">
            <w:r>
              <w:t>10</w:t>
            </w:r>
          </w:p>
        </w:tc>
        <w:tc>
          <w:tcPr>
            <w:tcW w:w="1038" w:type="dxa"/>
            <w:tcPrChange w:id="33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4C2778E" w14:textId="77777777" w:rsidR="005431B0" w:rsidRDefault="00000000">
            <w:r>
              <w:t>memo</w:t>
            </w:r>
          </w:p>
        </w:tc>
        <w:tc>
          <w:tcPr>
            <w:tcW w:w="1038" w:type="dxa"/>
            <w:tcPrChange w:id="33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37126DA" w14:textId="77777777" w:rsidR="005431B0" w:rsidRDefault="00000000">
            <w:proofErr w:type="gramStart"/>
            <w:r>
              <w:t>String(</w:t>
            </w:r>
            <w:proofErr w:type="gramEnd"/>
            <w:r>
              <w:t>1000)</w:t>
            </w:r>
          </w:p>
        </w:tc>
        <w:tc>
          <w:tcPr>
            <w:tcW w:w="1038" w:type="dxa"/>
            <w:tcPrChange w:id="33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6EC4FBE" w14:textId="77777777" w:rsidR="005431B0" w:rsidRDefault="00000000">
            <w:r>
              <w:t>赛事说明</w:t>
            </w:r>
          </w:p>
        </w:tc>
        <w:tc>
          <w:tcPr>
            <w:tcW w:w="1038" w:type="dxa"/>
            <w:tcPrChange w:id="334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02BBD7A3" w14:textId="77777777" w:rsidR="005431B0" w:rsidRDefault="005431B0"/>
        </w:tc>
        <w:tc>
          <w:tcPr>
            <w:tcW w:w="1038" w:type="dxa"/>
            <w:tcPrChange w:id="33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B4C30BF" w14:textId="77777777" w:rsidR="005431B0" w:rsidRDefault="005431B0"/>
        </w:tc>
        <w:tc>
          <w:tcPr>
            <w:tcW w:w="1038" w:type="dxa"/>
            <w:tcPrChange w:id="33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4F719DC" w14:textId="77777777" w:rsidR="005431B0" w:rsidRDefault="00000000">
            <w:r>
              <w:t>多行文本</w:t>
            </w:r>
          </w:p>
        </w:tc>
        <w:tc>
          <w:tcPr>
            <w:tcW w:w="1038" w:type="dxa"/>
            <w:tcPrChange w:id="33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6A7CAE4" w14:textId="77777777" w:rsidR="005431B0" w:rsidRDefault="00000000">
            <w:r>
              <w:t>否</w:t>
            </w:r>
          </w:p>
        </w:tc>
      </w:tr>
      <w:tr w:rsidR="005431B0" w14:paraId="3B6737D3" w14:textId="77777777" w:rsidTr="000603B0">
        <w:tc>
          <w:tcPr>
            <w:tcW w:w="1038" w:type="dxa"/>
            <w:tcPrChange w:id="33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131D3A7" w14:textId="77777777" w:rsidR="005431B0" w:rsidRDefault="00000000">
            <w:r>
              <w:t>11</w:t>
            </w:r>
          </w:p>
        </w:tc>
        <w:tc>
          <w:tcPr>
            <w:tcW w:w="1038" w:type="dxa"/>
            <w:tcPrChange w:id="33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F918A0E" w14:textId="77777777" w:rsidR="005431B0" w:rsidRDefault="00000000">
            <w:proofErr w:type="spellStart"/>
            <w:r>
              <w:t>scope_type</w:t>
            </w:r>
            <w:proofErr w:type="spellEnd"/>
          </w:p>
        </w:tc>
        <w:tc>
          <w:tcPr>
            <w:tcW w:w="1038" w:type="dxa"/>
            <w:tcPrChange w:id="34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D6A137F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1038" w:type="dxa"/>
            <w:tcPrChange w:id="34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97AFC39" w14:textId="77777777" w:rsidR="005431B0" w:rsidRDefault="00000000">
            <w:r>
              <w:t>适用范围</w:t>
            </w:r>
          </w:p>
        </w:tc>
        <w:tc>
          <w:tcPr>
            <w:tcW w:w="1038" w:type="dxa"/>
            <w:tcPrChange w:id="342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2E2B181C" w14:textId="77777777" w:rsidR="005431B0" w:rsidRDefault="00000000">
            <w:r>
              <w:t>非空</w:t>
            </w:r>
          </w:p>
        </w:tc>
        <w:tc>
          <w:tcPr>
            <w:tcW w:w="1038" w:type="dxa"/>
            <w:tcPrChange w:id="34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648B83F" w14:textId="77777777" w:rsidR="005431B0" w:rsidRDefault="00000000">
            <w:r>
              <w:t>0</w:t>
            </w:r>
            <w:r>
              <w:t>全校</w:t>
            </w:r>
            <w:r>
              <w:t xml:space="preserve"> 1</w:t>
            </w:r>
            <w:r>
              <w:t>指定学院（通过后写入</w:t>
            </w:r>
            <w:proofErr w:type="spellStart"/>
            <w:r>
              <w:t>CompetitionDeptRel</w:t>
            </w:r>
            <w:proofErr w:type="spellEnd"/>
            <w:r>
              <w:t>）</w:t>
            </w:r>
          </w:p>
        </w:tc>
        <w:tc>
          <w:tcPr>
            <w:tcW w:w="1038" w:type="dxa"/>
            <w:tcPrChange w:id="34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ED12D10" w14:textId="77777777" w:rsidR="005431B0" w:rsidRDefault="00000000">
            <w:r>
              <w:t>字典单选</w:t>
            </w:r>
          </w:p>
        </w:tc>
        <w:tc>
          <w:tcPr>
            <w:tcW w:w="1038" w:type="dxa"/>
            <w:tcPrChange w:id="34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9BAB965" w14:textId="77777777" w:rsidR="005431B0" w:rsidRDefault="00000000">
            <w:r>
              <w:t>是</w:t>
            </w:r>
          </w:p>
        </w:tc>
      </w:tr>
      <w:tr w:rsidR="005431B0" w14:paraId="62E9DB33" w14:textId="77777777" w:rsidTr="000603B0">
        <w:tc>
          <w:tcPr>
            <w:tcW w:w="1038" w:type="dxa"/>
            <w:tcPrChange w:id="34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1D57538" w14:textId="77777777" w:rsidR="005431B0" w:rsidRDefault="00000000">
            <w:r>
              <w:t>12</w:t>
            </w:r>
          </w:p>
        </w:tc>
        <w:tc>
          <w:tcPr>
            <w:tcW w:w="1038" w:type="dxa"/>
            <w:tcPrChange w:id="34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4FE9778" w14:textId="77777777" w:rsidR="005431B0" w:rsidRDefault="00000000">
            <w:r>
              <w:t>status</w:t>
            </w:r>
          </w:p>
        </w:tc>
        <w:tc>
          <w:tcPr>
            <w:tcW w:w="1038" w:type="dxa"/>
            <w:tcPrChange w:id="34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605C44A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1038" w:type="dxa"/>
            <w:tcPrChange w:id="34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64838CE" w14:textId="77777777" w:rsidR="005431B0" w:rsidRDefault="00000000">
            <w:r>
              <w:t>审核状态</w:t>
            </w:r>
          </w:p>
        </w:tc>
        <w:tc>
          <w:tcPr>
            <w:tcW w:w="1038" w:type="dxa"/>
            <w:tcPrChange w:id="350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1BB7FC39" w14:textId="77777777" w:rsidR="005431B0" w:rsidRDefault="00000000">
            <w:r>
              <w:t>非空</w:t>
            </w:r>
          </w:p>
        </w:tc>
        <w:tc>
          <w:tcPr>
            <w:tcW w:w="1038" w:type="dxa"/>
            <w:tcPrChange w:id="35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C53D1D2" w14:textId="77777777" w:rsidR="005431B0" w:rsidRDefault="00000000">
            <w:r>
              <w:t>0</w:t>
            </w:r>
            <w:r>
              <w:t>待审</w:t>
            </w:r>
            <w:r>
              <w:t xml:space="preserve"> 1</w:t>
            </w:r>
            <w:r>
              <w:t>通过</w:t>
            </w:r>
            <w:r>
              <w:t xml:space="preserve"> 2</w:t>
            </w:r>
            <w:r>
              <w:t>驳回</w:t>
            </w:r>
            <w:r>
              <w:t xml:space="preserve"> 3</w:t>
            </w:r>
            <w:r>
              <w:t>撤回</w:t>
            </w:r>
          </w:p>
        </w:tc>
        <w:tc>
          <w:tcPr>
            <w:tcW w:w="1038" w:type="dxa"/>
            <w:tcPrChange w:id="35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6A5718E" w14:textId="77777777" w:rsidR="005431B0" w:rsidRDefault="00000000">
            <w:r>
              <w:t>字典单选</w:t>
            </w:r>
          </w:p>
        </w:tc>
        <w:tc>
          <w:tcPr>
            <w:tcW w:w="1038" w:type="dxa"/>
            <w:tcPrChange w:id="35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4022FA1" w14:textId="77777777" w:rsidR="005431B0" w:rsidRDefault="00000000">
            <w:r>
              <w:t>是</w:t>
            </w:r>
          </w:p>
        </w:tc>
      </w:tr>
      <w:tr w:rsidR="005431B0" w14:paraId="1687D3E2" w14:textId="77777777" w:rsidTr="000603B0">
        <w:tc>
          <w:tcPr>
            <w:tcW w:w="1038" w:type="dxa"/>
            <w:tcPrChange w:id="35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08B17B5" w14:textId="77777777" w:rsidR="005431B0" w:rsidRDefault="00000000">
            <w:r>
              <w:t>13</w:t>
            </w:r>
          </w:p>
        </w:tc>
        <w:tc>
          <w:tcPr>
            <w:tcW w:w="1038" w:type="dxa"/>
            <w:tcPrChange w:id="35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3194EF9" w14:textId="77777777" w:rsidR="005431B0" w:rsidRDefault="00000000">
            <w:proofErr w:type="spellStart"/>
            <w:r>
              <w:t>audit_by</w:t>
            </w:r>
            <w:proofErr w:type="spellEnd"/>
          </w:p>
        </w:tc>
        <w:tc>
          <w:tcPr>
            <w:tcW w:w="1038" w:type="dxa"/>
            <w:tcPrChange w:id="35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CF78696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038" w:type="dxa"/>
            <w:tcPrChange w:id="35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EF32A6A" w14:textId="77777777" w:rsidR="005431B0" w:rsidRDefault="00000000">
            <w:r>
              <w:t>审核人</w:t>
            </w:r>
          </w:p>
        </w:tc>
        <w:tc>
          <w:tcPr>
            <w:tcW w:w="1038" w:type="dxa"/>
            <w:tcPrChange w:id="358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01AF2384" w14:textId="77777777" w:rsidR="005431B0" w:rsidRDefault="005431B0"/>
        </w:tc>
        <w:tc>
          <w:tcPr>
            <w:tcW w:w="1038" w:type="dxa"/>
            <w:tcPrChange w:id="35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6F22DEF" w14:textId="77777777" w:rsidR="005431B0" w:rsidRDefault="00000000">
            <w:proofErr w:type="spellStart"/>
            <w:r>
              <w:t>sys_user.user_name</w:t>
            </w:r>
            <w:proofErr w:type="spellEnd"/>
            <w:r>
              <w:t>/</w:t>
            </w:r>
            <w:r>
              <w:t>或</w:t>
            </w:r>
            <w:proofErr w:type="spellStart"/>
            <w:r>
              <w:t>user_id</w:t>
            </w:r>
            <w:proofErr w:type="spellEnd"/>
          </w:p>
        </w:tc>
        <w:tc>
          <w:tcPr>
            <w:tcW w:w="1038" w:type="dxa"/>
            <w:tcPrChange w:id="36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3D8FF66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36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6CAA0CE" w14:textId="77777777" w:rsidR="005431B0" w:rsidRDefault="00000000">
            <w:r>
              <w:t>否</w:t>
            </w:r>
          </w:p>
        </w:tc>
      </w:tr>
      <w:tr w:rsidR="005431B0" w14:paraId="316D5AD3" w14:textId="77777777" w:rsidTr="000603B0">
        <w:tc>
          <w:tcPr>
            <w:tcW w:w="1038" w:type="dxa"/>
            <w:tcPrChange w:id="36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3D83ECB" w14:textId="77777777" w:rsidR="005431B0" w:rsidRDefault="00000000">
            <w:r>
              <w:t>14</w:t>
            </w:r>
          </w:p>
        </w:tc>
        <w:tc>
          <w:tcPr>
            <w:tcW w:w="1038" w:type="dxa"/>
            <w:tcPrChange w:id="36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9EDECB4" w14:textId="77777777" w:rsidR="005431B0" w:rsidRDefault="00000000">
            <w:proofErr w:type="spellStart"/>
            <w:r>
              <w:t>audit_time</w:t>
            </w:r>
            <w:proofErr w:type="spellEnd"/>
          </w:p>
        </w:tc>
        <w:tc>
          <w:tcPr>
            <w:tcW w:w="1038" w:type="dxa"/>
            <w:tcPrChange w:id="36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79E9214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038" w:type="dxa"/>
            <w:tcPrChange w:id="36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956D731" w14:textId="77777777" w:rsidR="005431B0" w:rsidRDefault="00000000">
            <w:r>
              <w:t>审核时间</w:t>
            </w:r>
          </w:p>
        </w:tc>
        <w:tc>
          <w:tcPr>
            <w:tcW w:w="1038" w:type="dxa"/>
            <w:tcPrChange w:id="366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038A490C" w14:textId="77777777" w:rsidR="005431B0" w:rsidRDefault="005431B0"/>
        </w:tc>
        <w:tc>
          <w:tcPr>
            <w:tcW w:w="1038" w:type="dxa"/>
            <w:tcPrChange w:id="36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B210775" w14:textId="77777777" w:rsidR="005431B0" w:rsidRDefault="005431B0"/>
        </w:tc>
        <w:tc>
          <w:tcPr>
            <w:tcW w:w="1038" w:type="dxa"/>
            <w:tcPrChange w:id="36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D27F2E3" w14:textId="77777777" w:rsidR="005431B0" w:rsidRDefault="00000000">
            <w:r>
              <w:t>日期时间</w:t>
            </w:r>
          </w:p>
        </w:tc>
        <w:tc>
          <w:tcPr>
            <w:tcW w:w="1038" w:type="dxa"/>
            <w:tcPrChange w:id="36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09DD126" w14:textId="77777777" w:rsidR="005431B0" w:rsidRDefault="00000000">
            <w:r>
              <w:t>否</w:t>
            </w:r>
          </w:p>
        </w:tc>
      </w:tr>
      <w:tr w:rsidR="005431B0" w14:paraId="78535007" w14:textId="77777777" w:rsidTr="000603B0">
        <w:tc>
          <w:tcPr>
            <w:tcW w:w="1038" w:type="dxa"/>
            <w:tcPrChange w:id="37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B421716" w14:textId="77777777" w:rsidR="005431B0" w:rsidRDefault="00000000">
            <w:r>
              <w:t>15</w:t>
            </w:r>
          </w:p>
        </w:tc>
        <w:tc>
          <w:tcPr>
            <w:tcW w:w="1038" w:type="dxa"/>
            <w:tcPrChange w:id="37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17C76F1" w14:textId="77777777" w:rsidR="005431B0" w:rsidRDefault="00000000">
            <w:proofErr w:type="spellStart"/>
            <w:r>
              <w:t>audit_remark</w:t>
            </w:r>
            <w:proofErr w:type="spellEnd"/>
          </w:p>
        </w:tc>
        <w:tc>
          <w:tcPr>
            <w:tcW w:w="1038" w:type="dxa"/>
            <w:tcPrChange w:id="37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EEBCE1F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1038" w:type="dxa"/>
            <w:tcPrChange w:id="37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74F5B8C" w14:textId="77777777" w:rsidR="005431B0" w:rsidRDefault="00000000">
            <w:r>
              <w:t>审核意见</w:t>
            </w:r>
          </w:p>
        </w:tc>
        <w:tc>
          <w:tcPr>
            <w:tcW w:w="1038" w:type="dxa"/>
            <w:tcPrChange w:id="374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5A77CCFE" w14:textId="77777777" w:rsidR="005431B0" w:rsidRDefault="005431B0"/>
        </w:tc>
        <w:tc>
          <w:tcPr>
            <w:tcW w:w="1038" w:type="dxa"/>
            <w:tcPrChange w:id="37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10022E3" w14:textId="77777777" w:rsidR="005431B0" w:rsidRDefault="005431B0"/>
        </w:tc>
        <w:tc>
          <w:tcPr>
            <w:tcW w:w="1038" w:type="dxa"/>
            <w:tcPrChange w:id="37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D47268C" w14:textId="77777777" w:rsidR="005431B0" w:rsidRDefault="00000000">
            <w:r>
              <w:t>多行文本</w:t>
            </w:r>
          </w:p>
        </w:tc>
        <w:tc>
          <w:tcPr>
            <w:tcW w:w="1038" w:type="dxa"/>
            <w:tcPrChange w:id="37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D9E98A8" w14:textId="77777777" w:rsidR="005431B0" w:rsidRDefault="00000000">
            <w:r>
              <w:t>否</w:t>
            </w:r>
          </w:p>
        </w:tc>
      </w:tr>
      <w:tr w:rsidR="005431B0" w14:paraId="433BDCE0" w14:textId="77777777" w:rsidTr="000603B0">
        <w:tc>
          <w:tcPr>
            <w:tcW w:w="1038" w:type="dxa"/>
            <w:tcPrChange w:id="37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F320512" w14:textId="77777777" w:rsidR="005431B0" w:rsidRDefault="00000000">
            <w:r>
              <w:t>16</w:t>
            </w:r>
          </w:p>
        </w:tc>
        <w:tc>
          <w:tcPr>
            <w:tcW w:w="1038" w:type="dxa"/>
            <w:tcPrChange w:id="37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CF94600" w14:textId="77777777" w:rsidR="005431B0" w:rsidRDefault="00000000">
            <w:proofErr w:type="spellStart"/>
            <w:r>
              <w:t>competition_id</w:t>
            </w:r>
            <w:proofErr w:type="spellEnd"/>
          </w:p>
        </w:tc>
        <w:tc>
          <w:tcPr>
            <w:tcW w:w="1038" w:type="dxa"/>
            <w:tcPrChange w:id="38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1FF4C42" w14:textId="77777777" w:rsidR="005431B0" w:rsidRDefault="00000000">
            <w:r>
              <w:t>Long</w:t>
            </w:r>
          </w:p>
        </w:tc>
        <w:tc>
          <w:tcPr>
            <w:tcW w:w="1038" w:type="dxa"/>
            <w:tcPrChange w:id="38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A1D6D25" w14:textId="77777777" w:rsidR="005431B0" w:rsidRDefault="00000000">
            <w:r>
              <w:t>生成赛事</w:t>
            </w:r>
            <w:r>
              <w:t>ID</w:t>
            </w:r>
          </w:p>
        </w:tc>
        <w:tc>
          <w:tcPr>
            <w:tcW w:w="1038" w:type="dxa"/>
            <w:tcPrChange w:id="382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05F1174F" w14:textId="77777777" w:rsidR="005431B0" w:rsidRDefault="005431B0"/>
        </w:tc>
        <w:tc>
          <w:tcPr>
            <w:tcW w:w="1038" w:type="dxa"/>
            <w:tcPrChange w:id="38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D17F6A3" w14:textId="77777777" w:rsidR="005431B0" w:rsidRDefault="00000000">
            <w:r>
              <w:t>审核通过后写入</w:t>
            </w:r>
            <w:r>
              <w:t>Competition.id</w:t>
            </w:r>
          </w:p>
        </w:tc>
        <w:tc>
          <w:tcPr>
            <w:tcW w:w="1038" w:type="dxa"/>
            <w:tcPrChange w:id="38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B5D82E2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38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D7316BA" w14:textId="77777777" w:rsidR="005431B0" w:rsidRDefault="00000000">
            <w:r>
              <w:t>否</w:t>
            </w:r>
          </w:p>
        </w:tc>
      </w:tr>
      <w:tr w:rsidR="005431B0" w14:paraId="327EC15B" w14:textId="77777777" w:rsidTr="000603B0">
        <w:tc>
          <w:tcPr>
            <w:tcW w:w="1038" w:type="dxa"/>
            <w:tcPrChange w:id="38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A95483A" w14:textId="77777777" w:rsidR="005431B0" w:rsidRDefault="00000000">
            <w:r>
              <w:t>17</w:t>
            </w:r>
          </w:p>
        </w:tc>
        <w:tc>
          <w:tcPr>
            <w:tcW w:w="1038" w:type="dxa"/>
            <w:tcPrChange w:id="38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C00C484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1038" w:type="dxa"/>
            <w:tcPrChange w:id="38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47FE7ED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038" w:type="dxa"/>
            <w:tcPrChange w:id="38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9F13F31" w14:textId="77777777" w:rsidR="005431B0" w:rsidRDefault="00000000">
            <w:r>
              <w:t>创建人</w:t>
            </w:r>
          </w:p>
        </w:tc>
        <w:tc>
          <w:tcPr>
            <w:tcW w:w="1038" w:type="dxa"/>
            <w:tcPrChange w:id="390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371241AC" w14:textId="77777777" w:rsidR="005431B0" w:rsidRDefault="005431B0"/>
        </w:tc>
        <w:tc>
          <w:tcPr>
            <w:tcW w:w="1038" w:type="dxa"/>
            <w:tcPrChange w:id="39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26E3B86" w14:textId="77777777" w:rsidR="005431B0" w:rsidRDefault="005431B0"/>
        </w:tc>
        <w:tc>
          <w:tcPr>
            <w:tcW w:w="1038" w:type="dxa"/>
            <w:tcPrChange w:id="39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9EE6DED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39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AFC0CAA" w14:textId="77777777" w:rsidR="005431B0" w:rsidRDefault="00000000">
            <w:r>
              <w:t>否</w:t>
            </w:r>
          </w:p>
        </w:tc>
      </w:tr>
      <w:tr w:rsidR="005431B0" w14:paraId="100C370F" w14:textId="77777777" w:rsidTr="000603B0">
        <w:tc>
          <w:tcPr>
            <w:tcW w:w="1038" w:type="dxa"/>
            <w:tcPrChange w:id="39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3CC939B" w14:textId="77777777" w:rsidR="005431B0" w:rsidRDefault="00000000">
            <w:r>
              <w:t>18</w:t>
            </w:r>
          </w:p>
        </w:tc>
        <w:tc>
          <w:tcPr>
            <w:tcW w:w="1038" w:type="dxa"/>
            <w:tcPrChange w:id="39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A476918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1038" w:type="dxa"/>
            <w:tcPrChange w:id="39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09771A5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038" w:type="dxa"/>
            <w:tcPrChange w:id="39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CEF9C10" w14:textId="77777777" w:rsidR="005431B0" w:rsidRDefault="00000000">
            <w:r>
              <w:t>创建时间</w:t>
            </w:r>
          </w:p>
        </w:tc>
        <w:tc>
          <w:tcPr>
            <w:tcW w:w="1038" w:type="dxa"/>
            <w:tcPrChange w:id="398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5F42D279" w14:textId="77777777" w:rsidR="005431B0" w:rsidRDefault="005431B0"/>
        </w:tc>
        <w:tc>
          <w:tcPr>
            <w:tcW w:w="1038" w:type="dxa"/>
            <w:tcPrChange w:id="39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19162CC" w14:textId="77777777" w:rsidR="005431B0" w:rsidRDefault="005431B0"/>
        </w:tc>
        <w:tc>
          <w:tcPr>
            <w:tcW w:w="1038" w:type="dxa"/>
            <w:tcPrChange w:id="40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187E2BB" w14:textId="77777777" w:rsidR="005431B0" w:rsidRDefault="00000000">
            <w:r>
              <w:t>日期时间</w:t>
            </w:r>
          </w:p>
        </w:tc>
        <w:tc>
          <w:tcPr>
            <w:tcW w:w="1038" w:type="dxa"/>
            <w:tcPrChange w:id="40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51209BC" w14:textId="77777777" w:rsidR="005431B0" w:rsidRDefault="00000000">
            <w:r>
              <w:t>否</w:t>
            </w:r>
          </w:p>
        </w:tc>
      </w:tr>
      <w:tr w:rsidR="005431B0" w14:paraId="2CFB5DC3" w14:textId="77777777" w:rsidTr="000603B0">
        <w:tc>
          <w:tcPr>
            <w:tcW w:w="1038" w:type="dxa"/>
            <w:tcPrChange w:id="40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3FA8F20C" w14:textId="77777777" w:rsidR="005431B0" w:rsidRDefault="00000000">
            <w:r>
              <w:t>19</w:t>
            </w:r>
          </w:p>
        </w:tc>
        <w:tc>
          <w:tcPr>
            <w:tcW w:w="1038" w:type="dxa"/>
            <w:tcPrChange w:id="40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F5A87A8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1038" w:type="dxa"/>
            <w:tcPrChange w:id="40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F1314F1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038" w:type="dxa"/>
            <w:tcPrChange w:id="40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A174461" w14:textId="77777777" w:rsidR="005431B0" w:rsidRDefault="00000000">
            <w:r>
              <w:t>更新人</w:t>
            </w:r>
          </w:p>
        </w:tc>
        <w:tc>
          <w:tcPr>
            <w:tcW w:w="1038" w:type="dxa"/>
            <w:tcPrChange w:id="406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69A72D7B" w14:textId="77777777" w:rsidR="005431B0" w:rsidRDefault="005431B0"/>
        </w:tc>
        <w:tc>
          <w:tcPr>
            <w:tcW w:w="1038" w:type="dxa"/>
            <w:tcPrChange w:id="40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D88A56B" w14:textId="77777777" w:rsidR="005431B0" w:rsidRDefault="005431B0"/>
        </w:tc>
        <w:tc>
          <w:tcPr>
            <w:tcW w:w="1038" w:type="dxa"/>
            <w:tcPrChange w:id="40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E3EDCA1" w14:textId="77777777" w:rsidR="005431B0" w:rsidRDefault="00000000">
            <w:r>
              <w:t>文本</w:t>
            </w:r>
          </w:p>
        </w:tc>
        <w:tc>
          <w:tcPr>
            <w:tcW w:w="1038" w:type="dxa"/>
            <w:tcPrChange w:id="40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CA2CF67" w14:textId="77777777" w:rsidR="005431B0" w:rsidRDefault="00000000">
            <w:r>
              <w:t>否</w:t>
            </w:r>
          </w:p>
        </w:tc>
      </w:tr>
      <w:tr w:rsidR="005431B0" w14:paraId="7D9C35D5" w14:textId="77777777" w:rsidTr="000603B0">
        <w:tc>
          <w:tcPr>
            <w:tcW w:w="1038" w:type="dxa"/>
            <w:tcPrChange w:id="41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248D649" w14:textId="77777777" w:rsidR="005431B0" w:rsidRDefault="00000000">
            <w:r>
              <w:t>20</w:t>
            </w:r>
          </w:p>
        </w:tc>
        <w:tc>
          <w:tcPr>
            <w:tcW w:w="1038" w:type="dxa"/>
            <w:tcPrChange w:id="41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F517D31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1038" w:type="dxa"/>
            <w:tcPrChange w:id="41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43CB65C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038" w:type="dxa"/>
            <w:tcPrChange w:id="41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582CE779" w14:textId="77777777" w:rsidR="005431B0" w:rsidRDefault="00000000">
            <w:r>
              <w:t>更新时间</w:t>
            </w:r>
          </w:p>
        </w:tc>
        <w:tc>
          <w:tcPr>
            <w:tcW w:w="1038" w:type="dxa"/>
            <w:tcPrChange w:id="414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4DB8F721" w14:textId="77777777" w:rsidR="005431B0" w:rsidRDefault="005431B0"/>
        </w:tc>
        <w:tc>
          <w:tcPr>
            <w:tcW w:w="1038" w:type="dxa"/>
            <w:tcPrChange w:id="41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BED9596" w14:textId="77777777" w:rsidR="005431B0" w:rsidRDefault="005431B0"/>
        </w:tc>
        <w:tc>
          <w:tcPr>
            <w:tcW w:w="1038" w:type="dxa"/>
            <w:tcPrChange w:id="41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74908B35" w14:textId="77777777" w:rsidR="005431B0" w:rsidRDefault="00000000">
            <w:r>
              <w:t>日期时间</w:t>
            </w:r>
          </w:p>
        </w:tc>
        <w:tc>
          <w:tcPr>
            <w:tcW w:w="1038" w:type="dxa"/>
            <w:tcPrChange w:id="41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83969C9" w14:textId="77777777" w:rsidR="005431B0" w:rsidRDefault="00000000">
            <w:r>
              <w:t>否</w:t>
            </w:r>
          </w:p>
        </w:tc>
      </w:tr>
      <w:tr w:rsidR="005431B0" w14:paraId="45C78B6F" w14:textId="77777777" w:rsidTr="000603B0">
        <w:tc>
          <w:tcPr>
            <w:tcW w:w="1038" w:type="dxa"/>
            <w:tcPrChange w:id="41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CCA2935" w14:textId="77777777" w:rsidR="005431B0" w:rsidRDefault="00000000">
            <w:r>
              <w:t>21</w:t>
            </w:r>
          </w:p>
        </w:tc>
        <w:tc>
          <w:tcPr>
            <w:tcW w:w="1038" w:type="dxa"/>
            <w:tcPrChange w:id="41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29BC7C6" w14:textId="77777777" w:rsidR="005431B0" w:rsidRDefault="00000000">
            <w:r>
              <w:t>remark</w:t>
            </w:r>
          </w:p>
        </w:tc>
        <w:tc>
          <w:tcPr>
            <w:tcW w:w="1038" w:type="dxa"/>
            <w:tcPrChange w:id="420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D4BB199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1038" w:type="dxa"/>
            <w:tcPrChange w:id="42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BE91D09" w14:textId="77777777" w:rsidR="005431B0" w:rsidRDefault="00000000">
            <w:r>
              <w:t>备注</w:t>
            </w:r>
          </w:p>
        </w:tc>
        <w:tc>
          <w:tcPr>
            <w:tcW w:w="1038" w:type="dxa"/>
            <w:tcPrChange w:id="422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690BD608" w14:textId="77777777" w:rsidR="005431B0" w:rsidRDefault="005431B0"/>
        </w:tc>
        <w:tc>
          <w:tcPr>
            <w:tcW w:w="1038" w:type="dxa"/>
            <w:tcPrChange w:id="42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61EE32D" w14:textId="77777777" w:rsidR="005431B0" w:rsidRDefault="005431B0"/>
        </w:tc>
        <w:tc>
          <w:tcPr>
            <w:tcW w:w="1038" w:type="dxa"/>
            <w:tcPrChange w:id="424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9FDE8E5" w14:textId="77777777" w:rsidR="005431B0" w:rsidRDefault="00000000">
            <w:r>
              <w:t>多行文本</w:t>
            </w:r>
          </w:p>
        </w:tc>
        <w:tc>
          <w:tcPr>
            <w:tcW w:w="1038" w:type="dxa"/>
            <w:tcPrChange w:id="425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4CDC9832" w14:textId="77777777" w:rsidR="005431B0" w:rsidRDefault="00000000">
            <w:r>
              <w:t>否</w:t>
            </w:r>
          </w:p>
        </w:tc>
      </w:tr>
      <w:tr w:rsidR="005431B0" w14:paraId="1C7B8451" w14:textId="77777777" w:rsidTr="000603B0">
        <w:tc>
          <w:tcPr>
            <w:tcW w:w="1038" w:type="dxa"/>
            <w:tcPrChange w:id="426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33CEFED" w14:textId="77777777" w:rsidR="005431B0" w:rsidRDefault="00000000">
            <w:r>
              <w:lastRenderedPageBreak/>
              <w:t>22</w:t>
            </w:r>
          </w:p>
        </w:tc>
        <w:tc>
          <w:tcPr>
            <w:tcW w:w="1038" w:type="dxa"/>
            <w:tcPrChange w:id="427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23CD1F55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1038" w:type="dxa"/>
            <w:tcPrChange w:id="428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0F37B741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1038" w:type="dxa"/>
            <w:tcPrChange w:id="429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77DF501" w14:textId="77777777" w:rsidR="005431B0" w:rsidRDefault="00000000">
            <w:r>
              <w:t>删除标记</w:t>
            </w:r>
          </w:p>
        </w:tc>
        <w:tc>
          <w:tcPr>
            <w:tcW w:w="1038" w:type="dxa"/>
            <w:tcPrChange w:id="430" w:author="SQ C" w:date="2026-01-30T20:29:00Z" w16du:dateUtc="2026-01-30T12:29:00Z">
              <w:tcPr>
                <w:tcW w:w="1038" w:type="dxa"/>
                <w:gridSpan w:val="3"/>
              </w:tcPr>
            </w:tcPrChange>
          </w:tcPr>
          <w:p w14:paraId="662D10A3" w14:textId="77777777" w:rsidR="005431B0" w:rsidRDefault="005431B0"/>
        </w:tc>
        <w:tc>
          <w:tcPr>
            <w:tcW w:w="1038" w:type="dxa"/>
            <w:tcPrChange w:id="431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9E41EEB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1038" w:type="dxa"/>
            <w:tcPrChange w:id="432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6F83182D" w14:textId="77777777" w:rsidR="005431B0" w:rsidRDefault="00000000">
            <w:r>
              <w:t>字典单选</w:t>
            </w:r>
          </w:p>
        </w:tc>
        <w:tc>
          <w:tcPr>
            <w:tcW w:w="1038" w:type="dxa"/>
            <w:tcPrChange w:id="433" w:author="SQ C" w:date="2026-01-30T20:29:00Z" w16du:dateUtc="2026-01-30T12:29:00Z">
              <w:tcPr>
                <w:tcW w:w="1038" w:type="dxa"/>
                <w:gridSpan w:val="2"/>
              </w:tcPr>
            </w:tcPrChange>
          </w:tcPr>
          <w:p w14:paraId="13436B64" w14:textId="77777777" w:rsidR="005431B0" w:rsidRDefault="00000000">
            <w:r>
              <w:t>否</w:t>
            </w:r>
          </w:p>
        </w:tc>
      </w:tr>
    </w:tbl>
    <w:p w14:paraId="498FD89D" w14:textId="77777777" w:rsidR="005431B0" w:rsidRDefault="00000000">
      <w:r>
        <w:rPr>
          <w:sz w:val="44"/>
        </w:rPr>
        <w:t>赛事申请附件表</w:t>
      </w:r>
    </w:p>
    <w:tbl>
      <w:tblPr>
        <w:tblStyle w:val="a7"/>
        <w:tblW w:w="0" w:type="auto"/>
        <w:tblLook w:val="04A0" w:firstRow="1" w:lastRow="0" w:firstColumn="1" w:lastColumn="0" w:noHBand="0" w:noVBand="1"/>
        <w:tblPrChange w:id="434" w:author="SQ C" w:date="2026-01-30T20:40:00Z" w16du:dateUtc="2026-01-30T12:40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11"/>
        <w:gridCol w:w="2545"/>
        <w:gridCol w:w="1176"/>
        <w:gridCol w:w="525"/>
        <w:gridCol w:w="415"/>
        <w:gridCol w:w="1811"/>
        <w:gridCol w:w="1005"/>
        <w:gridCol w:w="408"/>
        <w:tblGridChange w:id="435">
          <w:tblGrid>
            <w:gridCol w:w="113"/>
            <w:gridCol w:w="294"/>
            <w:gridCol w:w="117"/>
            <w:gridCol w:w="2379"/>
            <w:gridCol w:w="166"/>
            <w:gridCol w:w="990"/>
            <w:gridCol w:w="186"/>
            <w:gridCol w:w="332"/>
            <w:gridCol w:w="193"/>
            <w:gridCol w:w="218"/>
            <w:gridCol w:w="197"/>
            <w:gridCol w:w="1580"/>
            <w:gridCol w:w="231"/>
            <w:gridCol w:w="1005"/>
            <w:gridCol w:w="117"/>
            <w:gridCol w:w="291"/>
            <w:gridCol w:w="113"/>
          </w:tblGrid>
        </w:tblGridChange>
      </w:tblGrid>
      <w:tr w:rsidR="005431B0" w14:paraId="387FFD60" w14:textId="77777777" w:rsidTr="000603B0">
        <w:tc>
          <w:tcPr>
            <w:tcW w:w="407" w:type="dxa"/>
            <w:tcPrChange w:id="436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E75D9ED" w14:textId="77777777" w:rsidR="005431B0" w:rsidRDefault="00000000">
            <w:r>
              <w:t>实体名称</w:t>
            </w:r>
          </w:p>
        </w:tc>
        <w:tc>
          <w:tcPr>
            <w:tcW w:w="2496" w:type="dxa"/>
            <w:tcPrChange w:id="437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A36193C" w14:textId="77777777" w:rsidR="005431B0" w:rsidRDefault="00000000">
            <w:proofErr w:type="spellStart"/>
            <w:r>
              <w:t>CompetitionApplyAttachment</w:t>
            </w:r>
            <w:proofErr w:type="spellEnd"/>
          </w:p>
        </w:tc>
        <w:tc>
          <w:tcPr>
            <w:tcW w:w="1156" w:type="dxa"/>
            <w:tcPrChange w:id="438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872FF39" w14:textId="77777777" w:rsidR="005431B0" w:rsidRDefault="00000000">
            <w:r>
              <w:t>中文名称</w:t>
            </w:r>
          </w:p>
        </w:tc>
        <w:tc>
          <w:tcPr>
            <w:tcW w:w="518" w:type="dxa"/>
            <w:tcPrChange w:id="439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3EB5DAE4" w14:textId="77777777" w:rsidR="005431B0" w:rsidRDefault="00000000">
            <w:r>
              <w:t>赛事申请附件</w:t>
            </w:r>
          </w:p>
        </w:tc>
        <w:tc>
          <w:tcPr>
            <w:tcW w:w="411" w:type="dxa"/>
            <w:tcPrChange w:id="440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19B249C" w14:textId="77777777" w:rsidR="005431B0" w:rsidRDefault="00000000">
            <w:r>
              <w:t>模块名称</w:t>
            </w:r>
          </w:p>
        </w:tc>
        <w:tc>
          <w:tcPr>
            <w:tcW w:w="1777" w:type="dxa"/>
            <w:tcPrChange w:id="441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7D84EF7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赛事申请</w:t>
            </w:r>
          </w:p>
        </w:tc>
        <w:tc>
          <w:tcPr>
            <w:tcW w:w="1353" w:type="dxa"/>
            <w:tcPrChange w:id="442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605A087C" w14:textId="77777777" w:rsidR="005431B0" w:rsidRDefault="005431B0"/>
        </w:tc>
        <w:tc>
          <w:tcPr>
            <w:tcW w:w="404" w:type="dxa"/>
            <w:tcPrChange w:id="443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9046412" w14:textId="77777777" w:rsidR="005431B0" w:rsidRDefault="00000000">
            <w:r>
              <w:t>组件</w:t>
            </w:r>
          </w:p>
        </w:tc>
      </w:tr>
      <w:tr w:rsidR="005431B0" w14:paraId="1DB3639F" w14:textId="77777777" w:rsidTr="000603B0">
        <w:tc>
          <w:tcPr>
            <w:tcW w:w="407" w:type="dxa"/>
            <w:tcPrChange w:id="444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1282903" w14:textId="77777777" w:rsidR="005431B0" w:rsidRDefault="00000000">
            <w:r>
              <w:t>字段编号</w:t>
            </w:r>
          </w:p>
        </w:tc>
        <w:tc>
          <w:tcPr>
            <w:tcW w:w="2496" w:type="dxa"/>
            <w:tcPrChange w:id="445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CBA2977" w14:textId="77777777" w:rsidR="005431B0" w:rsidRDefault="00000000">
            <w:r>
              <w:t>字段名称</w:t>
            </w:r>
          </w:p>
        </w:tc>
        <w:tc>
          <w:tcPr>
            <w:tcW w:w="1156" w:type="dxa"/>
            <w:tcPrChange w:id="446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CD577C0" w14:textId="77777777" w:rsidR="005431B0" w:rsidRDefault="00000000">
            <w:r>
              <w:t>字段类型</w:t>
            </w:r>
          </w:p>
        </w:tc>
        <w:tc>
          <w:tcPr>
            <w:tcW w:w="518" w:type="dxa"/>
            <w:tcPrChange w:id="447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45FB919" w14:textId="77777777" w:rsidR="005431B0" w:rsidRDefault="00000000">
            <w:r>
              <w:t>中文名称</w:t>
            </w:r>
          </w:p>
        </w:tc>
        <w:tc>
          <w:tcPr>
            <w:tcW w:w="411" w:type="dxa"/>
            <w:tcPrChange w:id="448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374CBE56" w14:textId="77777777" w:rsidR="005431B0" w:rsidRDefault="00000000">
            <w:r>
              <w:t>约束关系</w:t>
            </w:r>
          </w:p>
        </w:tc>
        <w:tc>
          <w:tcPr>
            <w:tcW w:w="1777" w:type="dxa"/>
            <w:tcPrChange w:id="449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62EC34F" w14:textId="77777777" w:rsidR="005431B0" w:rsidRDefault="005431B0"/>
        </w:tc>
        <w:tc>
          <w:tcPr>
            <w:tcW w:w="1353" w:type="dxa"/>
            <w:tcPrChange w:id="450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1B076DEA" w14:textId="77777777" w:rsidR="005431B0" w:rsidRDefault="00000000">
            <w:r>
              <w:t>备注</w:t>
            </w:r>
          </w:p>
        </w:tc>
        <w:tc>
          <w:tcPr>
            <w:tcW w:w="404" w:type="dxa"/>
            <w:tcPrChange w:id="451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710770A" w14:textId="77777777" w:rsidR="005431B0" w:rsidRDefault="00000000">
            <w:r>
              <w:t>组件</w:t>
            </w:r>
          </w:p>
        </w:tc>
      </w:tr>
      <w:tr w:rsidR="005431B0" w14:paraId="16624FAF" w14:textId="77777777" w:rsidTr="000603B0">
        <w:tc>
          <w:tcPr>
            <w:tcW w:w="407" w:type="dxa"/>
            <w:tcPrChange w:id="452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6018BF4" w14:textId="77777777" w:rsidR="005431B0" w:rsidRDefault="00000000">
            <w:r>
              <w:t>1</w:t>
            </w:r>
          </w:p>
        </w:tc>
        <w:tc>
          <w:tcPr>
            <w:tcW w:w="2496" w:type="dxa"/>
            <w:tcPrChange w:id="453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462C42B" w14:textId="77777777" w:rsidR="005431B0" w:rsidRDefault="00000000">
            <w:r>
              <w:t>id</w:t>
            </w:r>
          </w:p>
        </w:tc>
        <w:tc>
          <w:tcPr>
            <w:tcW w:w="1156" w:type="dxa"/>
            <w:tcPrChange w:id="454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C0C65C2" w14:textId="77777777" w:rsidR="005431B0" w:rsidRDefault="00000000">
            <w:r>
              <w:t>Long</w:t>
            </w:r>
          </w:p>
        </w:tc>
        <w:tc>
          <w:tcPr>
            <w:tcW w:w="518" w:type="dxa"/>
            <w:tcPrChange w:id="455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2A8AFE5" w14:textId="77777777" w:rsidR="005431B0" w:rsidRDefault="00000000">
            <w:r>
              <w:t>主键</w:t>
            </w:r>
          </w:p>
        </w:tc>
        <w:tc>
          <w:tcPr>
            <w:tcW w:w="411" w:type="dxa"/>
            <w:tcPrChange w:id="456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C70DE05" w14:textId="77777777" w:rsidR="005431B0" w:rsidRDefault="00000000">
            <w:r>
              <w:t>PK</w:t>
            </w:r>
          </w:p>
        </w:tc>
        <w:tc>
          <w:tcPr>
            <w:tcW w:w="1777" w:type="dxa"/>
            <w:tcPrChange w:id="457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102735C" w14:textId="77777777" w:rsidR="005431B0" w:rsidRDefault="005431B0"/>
        </w:tc>
        <w:tc>
          <w:tcPr>
            <w:tcW w:w="1353" w:type="dxa"/>
            <w:tcPrChange w:id="458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2610488C" w14:textId="77777777" w:rsidR="005431B0" w:rsidRDefault="005431B0"/>
        </w:tc>
        <w:tc>
          <w:tcPr>
            <w:tcW w:w="404" w:type="dxa"/>
            <w:tcPrChange w:id="459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9BBD835" w14:textId="77777777" w:rsidR="005431B0" w:rsidRDefault="00000000">
            <w:r>
              <w:t>文本</w:t>
            </w:r>
          </w:p>
        </w:tc>
      </w:tr>
      <w:tr w:rsidR="005431B0" w14:paraId="7D17716D" w14:textId="77777777" w:rsidTr="000603B0">
        <w:tc>
          <w:tcPr>
            <w:tcW w:w="407" w:type="dxa"/>
            <w:tcPrChange w:id="460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497ABAA" w14:textId="77777777" w:rsidR="005431B0" w:rsidRDefault="00000000">
            <w:r>
              <w:t>2</w:t>
            </w:r>
          </w:p>
        </w:tc>
        <w:tc>
          <w:tcPr>
            <w:tcW w:w="2496" w:type="dxa"/>
            <w:tcPrChange w:id="461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9A17059" w14:textId="77777777" w:rsidR="005431B0" w:rsidRDefault="00000000">
            <w:proofErr w:type="spellStart"/>
            <w:r>
              <w:t>apply_id</w:t>
            </w:r>
            <w:proofErr w:type="spellEnd"/>
          </w:p>
        </w:tc>
        <w:tc>
          <w:tcPr>
            <w:tcW w:w="1156" w:type="dxa"/>
            <w:tcPrChange w:id="462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15FED23" w14:textId="77777777" w:rsidR="005431B0" w:rsidRDefault="00000000">
            <w:r>
              <w:t>Long</w:t>
            </w:r>
          </w:p>
        </w:tc>
        <w:tc>
          <w:tcPr>
            <w:tcW w:w="518" w:type="dxa"/>
            <w:tcPrChange w:id="463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8191348" w14:textId="77777777" w:rsidR="005431B0" w:rsidRDefault="00000000">
            <w:r>
              <w:t>赛事申请</w:t>
            </w:r>
          </w:p>
        </w:tc>
        <w:tc>
          <w:tcPr>
            <w:tcW w:w="411" w:type="dxa"/>
            <w:tcPrChange w:id="464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5059A81" w14:textId="77777777" w:rsidR="005431B0" w:rsidRDefault="00000000">
            <w:r>
              <w:t>非空</w:t>
            </w:r>
          </w:p>
        </w:tc>
        <w:tc>
          <w:tcPr>
            <w:tcW w:w="1777" w:type="dxa"/>
            <w:tcPrChange w:id="465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3052FAF" w14:textId="77777777" w:rsidR="005431B0" w:rsidRDefault="00000000">
            <w:r>
              <w:t>CompetitionApply.id</w:t>
            </w:r>
          </w:p>
        </w:tc>
        <w:tc>
          <w:tcPr>
            <w:tcW w:w="1353" w:type="dxa"/>
            <w:tcPrChange w:id="466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29035146" w14:textId="77777777" w:rsidR="005431B0" w:rsidRDefault="005431B0"/>
        </w:tc>
        <w:tc>
          <w:tcPr>
            <w:tcW w:w="404" w:type="dxa"/>
            <w:tcPrChange w:id="467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F51B847" w14:textId="77777777" w:rsidR="005431B0" w:rsidRDefault="00000000">
            <w:r>
              <w:t>文本</w:t>
            </w:r>
          </w:p>
        </w:tc>
      </w:tr>
      <w:tr w:rsidR="005431B0" w14:paraId="0A2421AD" w14:textId="77777777" w:rsidTr="000603B0">
        <w:tc>
          <w:tcPr>
            <w:tcW w:w="407" w:type="dxa"/>
            <w:tcPrChange w:id="468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76769B2" w14:textId="77777777" w:rsidR="005431B0" w:rsidRDefault="00000000">
            <w:r>
              <w:t>3</w:t>
            </w:r>
          </w:p>
        </w:tc>
        <w:tc>
          <w:tcPr>
            <w:tcW w:w="2496" w:type="dxa"/>
            <w:tcPrChange w:id="469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54E9853" w14:textId="77777777" w:rsidR="005431B0" w:rsidRDefault="00000000">
            <w:r>
              <w:t>type</w:t>
            </w:r>
          </w:p>
        </w:tc>
        <w:tc>
          <w:tcPr>
            <w:tcW w:w="1156" w:type="dxa"/>
            <w:tcPrChange w:id="470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33666A4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附件类别</w:t>
            </w:r>
            <w:r>
              <w:t>&gt;</w:t>
            </w:r>
          </w:p>
        </w:tc>
        <w:tc>
          <w:tcPr>
            <w:tcW w:w="518" w:type="dxa"/>
            <w:tcPrChange w:id="471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90C8E26" w14:textId="77777777" w:rsidR="005431B0" w:rsidRDefault="00000000">
            <w:r>
              <w:t>附件类型</w:t>
            </w:r>
          </w:p>
        </w:tc>
        <w:tc>
          <w:tcPr>
            <w:tcW w:w="411" w:type="dxa"/>
            <w:tcPrChange w:id="472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1B62937" w14:textId="77777777" w:rsidR="005431B0" w:rsidRDefault="00000000">
            <w:r>
              <w:t>非空</w:t>
            </w:r>
          </w:p>
        </w:tc>
        <w:tc>
          <w:tcPr>
            <w:tcW w:w="1777" w:type="dxa"/>
            <w:tcPrChange w:id="473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457DB8D" w14:textId="77777777" w:rsidR="005431B0" w:rsidRDefault="005431B0"/>
        </w:tc>
        <w:tc>
          <w:tcPr>
            <w:tcW w:w="1353" w:type="dxa"/>
            <w:tcPrChange w:id="474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198E8F62" w14:textId="77777777" w:rsidR="005431B0" w:rsidRDefault="00000000">
            <w:r>
              <w:t>如赛事通知</w:t>
            </w:r>
            <w:r>
              <w:t>/</w:t>
            </w:r>
            <w:r>
              <w:t>证明材料</w:t>
            </w:r>
            <w:r>
              <w:t>/</w:t>
            </w:r>
            <w:r>
              <w:t>其他</w:t>
            </w:r>
          </w:p>
        </w:tc>
        <w:tc>
          <w:tcPr>
            <w:tcW w:w="404" w:type="dxa"/>
            <w:tcPrChange w:id="475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D1F704E" w14:textId="77777777" w:rsidR="005431B0" w:rsidRDefault="00000000">
            <w:r>
              <w:t>字典单选</w:t>
            </w:r>
          </w:p>
        </w:tc>
      </w:tr>
      <w:tr w:rsidR="005431B0" w14:paraId="45AC8818" w14:textId="77777777" w:rsidTr="000603B0">
        <w:tc>
          <w:tcPr>
            <w:tcW w:w="407" w:type="dxa"/>
            <w:tcPrChange w:id="476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72CAC50" w14:textId="77777777" w:rsidR="005431B0" w:rsidRDefault="00000000">
            <w:r>
              <w:t>4</w:t>
            </w:r>
          </w:p>
        </w:tc>
        <w:tc>
          <w:tcPr>
            <w:tcW w:w="2496" w:type="dxa"/>
            <w:tcPrChange w:id="477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7DB30F5" w14:textId="77777777" w:rsidR="005431B0" w:rsidRDefault="00000000">
            <w:proofErr w:type="spellStart"/>
            <w:r>
              <w:t>file_type</w:t>
            </w:r>
            <w:proofErr w:type="spellEnd"/>
          </w:p>
        </w:tc>
        <w:tc>
          <w:tcPr>
            <w:tcW w:w="1156" w:type="dxa"/>
            <w:tcPrChange w:id="478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EF2142D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文件类型</w:t>
            </w:r>
            <w:r>
              <w:t>&gt;</w:t>
            </w:r>
          </w:p>
        </w:tc>
        <w:tc>
          <w:tcPr>
            <w:tcW w:w="518" w:type="dxa"/>
            <w:tcPrChange w:id="479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7FCCEDA" w14:textId="77777777" w:rsidR="005431B0" w:rsidRDefault="00000000">
            <w:r>
              <w:t>文件类型</w:t>
            </w:r>
          </w:p>
        </w:tc>
        <w:tc>
          <w:tcPr>
            <w:tcW w:w="411" w:type="dxa"/>
            <w:tcPrChange w:id="480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8984621" w14:textId="77777777" w:rsidR="005431B0" w:rsidRDefault="00000000">
            <w:r>
              <w:t>非空</w:t>
            </w:r>
          </w:p>
        </w:tc>
        <w:tc>
          <w:tcPr>
            <w:tcW w:w="1777" w:type="dxa"/>
            <w:tcPrChange w:id="481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4C73E05" w14:textId="77777777" w:rsidR="005431B0" w:rsidRDefault="005431B0"/>
        </w:tc>
        <w:tc>
          <w:tcPr>
            <w:tcW w:w="1353" w:type="dxa"/>
            <w:tcPrChange w:id="482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4AA34472" w14:textId="14A65F34" w:rsidR="005431B0" w:rsidRDefault="00000000">
            <w:r>
              <w:t>PDF/</w:t>
            </w:r>
            <w:r>
              <w:t>等</w:t>
            </w:r>
          </w:p>
        </w:tc>
        <w:tc>
          <w:tcPr>
            <w:tcW w:w="404" w:type="dxa"/>
            <w:tcPrChange w:id="483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485A234" w14:textId="77777777" w:rsidR="005431B0" w:rsidRDefault="00000000">
            <w:r>
              <w:t>字典单选</w:t>
            </w:r>
          </w:p>
        </w:tc>
      </w:tr>
      <w:tr w:rsidR="005431B0" w14:paraId="0E0BA29D" w14:textId="77777777" w:rsidTr="000603B0">
        <w:tc>
          <w:tcPr>
            <w:tcW w:w="407" w:type="dxa"/>
            <w:tcPrChange w:id="484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6EDED72" w14:textId="77777777" w:rsidR="005431B0" w:rsidRDefault="00000000">
            <w:r>
              <w:t>5</w:t>
            </w:r>
          </w:p>
        </w:tc>
        <w:tc>
          <w:tcPr>
            <w:tcW w:w="2496" w:type="dxa"/>
            <w:tcPrChange w:id="485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0BAD107" w14:textId="77777777" w:rsidR="005431B0" w:rsidRDefault="00000000">
            <w:proofErr w:type="spellStart"/>
            <w:r>
              <w:t>origin_name</w:t>
            </w:r>
            <w:proofErr w:type="spellEnd"/>
          </w:p>
        </w:tc>
        <w:tc>
          <w:tcPr>
            <w:tcW w:w="1156" w:type="dxa"/>
            <w:tcPrChange w:id="486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49F1F699" w14:textId="77777777" w:rsidR="005431B0" w:rsidRDefault="00000000">
            <w:proofErr w:type="gramStart"/>
            <w:r>
              <w:t>String(</w:t>
            </w:r>
            <w:proofErr w:type="gramEnd"/>
            <w:r>
              <w:t>255)</w:t>
            </w:r>
          </w:p>
        </w:tc>
        <w:tc>
          <w:tcPr>
            <w:tcW w:w="518" w:type="dxa"/>
            <w:tcPrChange w:id="487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28E2B90" w14:textId="77777777" w:rsidR="005431B0" w:rsidRDefault="00000000">
            <w:r>
              <w:t>原始文件名</w:t>
            </w:r>
          </w:p>
        </w:tc>
        <w:tc>
          <w:tcPr>
            <w:tcW w:w="411" w:type="dxa"/>
            <w:tcPrChange w:id="488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32A274E" w14:textId="77777777" w:rsidR="005431B0" w:rsidRDefault="005431B0"/>
        </w:tc>
        <w:tc>
          <w:tcPr>
            <w:tcW w:w="1777" w:type="dxa"/>
            <w:tcPrChange w:id="489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33295B6" w14:textId="77777777" w:rsidR="005431B0" w:rsidRDefault="005431B0"/>
        </w:tc>
        <w:tc>
          <w:tcPr>
            <w:tcW w:w="1353" w:type="dxa"/>
            <w:tcPrChange w:id="490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46A60757" w14:textId="77777777" w:rsidR="005431B0" w:rsidRDefault="005431B0"/>
        </w:tc>
        <w:tc>
          <w:tcPr>
            <w:tcW w:w="404" w:type="dxa"/>
            <w:tcPrChange w:id="491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A746320" w14:textId="77777777" w:rsidR="005431B0" w:rsidRDefault="00000000">
            <w:r>
              <w:t>文本</w:t>
            </w:r>
          </w:p>
        </w:tc>
      </w:tr>
      <w:tr w:rsidR="005431B0" w14:paraId="7789A211" w14:textId="77777777" w:rsidTr="000603B0">
        <w:tc>
          <w:tcPr>
            <w:tcW w:w="407" w:type="dxa"/>
            <w:tcPrChange w:id="492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F6A084C" w14:textId="77777777" w:rsidR="005431B0" w:rsidRDefault="00000000">
            <w:r>
              <w:t>6</w:t>
            </w:r>
          </w:p>
        </w:tc>
        <w:tc>
          <w:tcPr>
            <w:tcW w:w="2496" w:type="dxa"/>
            <w:tcPrChange w:id="493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1CD2C57" w14:textId="77777777" w:rsidR="005431B0" w:rsidRDefault="00000000">
            <w:proofErr w:type="spellStart"/>
            <w:r>
              <w:t>store_name</w:t>
            </w:r>
            <w:proofErr w:type="spellEnd"/>
          </w:p>
        </w:tc>
        <w:tc>
          <w:tcPr>
            <w:tcW w:w="1156" w:type="dxa"/>
            <w:tcPrChange w:id="494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472AF2A0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518" w:type="dxa"/>
            <w:tcPrChange w:id="495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5AAC8FA" w14:textId="77777777" w:rsidR="005431B0" w:rsidRDefault="00000000">
            <w:r>
              <w:t>存储文件名</w:t>
            </w:r>
          </w:p>
        </w:tc>
        <w:tc>
          <w:tcPr>
            <w:tcW w:w="411" w:type="dxa"/>
            <w:tcPrChange w:id="496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3ED0B65" w14:textId="77777777" w:rsidR="005431B0" w:rsidRDefault="005431B0"/>
        </w:tc>
        <w:tc>
          <w:tcPr>
            <w:tcW w:w="1777" w:type="dxa"/>
            <w:tcPrChange w:id="497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7DADCBD" w14:textId="77777777" w:rsidR="005431B0" w:rsidRDefault="005431B0"/>
        </w:tc>
        <w:tc>
          <w:tcPr>
            <w:tcW w:w="1353" w:type="dxa"/>
            <w:tcPrChange w:id="498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7252F73A" w14:textId="77777777" w:rsidR="005431B0" w:rsidRDefault="00000000">
            <w:r>
              <w:t>建议</w:t>
            </w:r>
            <w:r>
              <w:t>UUID(</w:t>
            </w:r>
            <w:r>
              <w:t>不含路径</w:t>
            </w:r>
            <w:r>
              <w:t>)</w:t>
            </w:r>
          </w:p>
        </w:tc>
        <w:tc>
          <w:tcPr>
            <w:tcW w:w="404" w:type="dxa"/>
            <w:tcPrChange w:id="499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3E37197" w14:textId="77777777" w:rsidR="005431B0" w:rsidRDefault="00000000">
            <w:r>
              <w:t>文本</w:t>
            </w:r>
          </w:p>
        </w:tc>
      </w:tr>
      <w:tr w:rsidR="005431B0" w14:paraId="1DBAA0C2" w14:textId="77777777" w:rsidTr="000603B0">
        <w:tc>
          <w:tcPr>
            <w:tcW w:w="407" w:type="dxa"/>
            <w:tcPrChange w:id="500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61B5BE3" w14:textId="77777777" w:rsidR="005431B0" w:rsidRDefault="00000000">
            <w:r>
              <w:t>7</w:t>
            </w:r>
          </w:p>
        </w:tc>
        <w:tc>
          <w:tcPr>
            <w:tcW w:w="2496" w:type="dxa"/>
            <w:tcPrChange w:id="501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2A0FB18" w14:textId="77777777" w:rsidR="005431B0" w:rsidRDefault="00000000">
            <w:proofErr w:type="spellStart"/>
            <w:r>
              <w:t>file_path</w:t>
            </w:r>
            <w:proofErr w:type="spellEnd"/>
          </w:p>
        </w:tc>
        <w:tc>
          <w:tcPr>
            <w:tcW w:w="1156" w:type="dxa"/>
            <w:tcPrChange w:id="502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44CD8349" w14:textId="77777777" w:rsidR="005431B0" w:rsidRDefault="00000000">
            <w:proofErr w:type="gramStart"/>
            <w:r>
              <w:t>String(</w:t>
            </w:r>
            <w:proofErr w:type="gramEnd"/>
            <w:r>
              <w:t>1000)</w:t>
            </w:r>
          </w:p>
        </w:tc>
        <w:tc>
          <w:tcPr>
            <w:tcW w:w="518" w:type="dxa"/>
            <w:tcPrChange w:id="503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B3270DF" w14:textId="77777777" w:rsidR="005431B0" w:rsidRDefault="00000000">
            <w:r>
              <w:t>相对路径</w:t>
            </w:r>
          </w:p>
        </w:tc>
        <w:tc>
          <w:tcPr>
            <w:tcW w:w="411" w:type="dxa"/>
            <w:tcPrChange w:id="504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920DD52" w14:textId="77777777" w:rsidR="005431B0" w:rsidRDefault="005431B0"/>
        </w:tc>
        <w:tc>
          <w:tcPr>
            <w:tcW w:w="1777" w:type="dxa"/>
            <w:tcPrChange w:id="505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CD78979" w14:textId="77777777" w:rsidR="005431B0" w:rsidRDefault="005431B0"/>
        </w:tc>
        <w:tc>
          <w:tcPr>
            <w:tcW w:w="1353" w:type="dxa"/>
            <w:tcPrChange w:id="506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73C1DC5E" w14:textId="77777777" w:rsidR="005431B0" w:rsidRDefault="00000000">
            <w:r>
              <w:t>仅存相对路径</w:t>
            </w:r>
            <w:r>
              <w:t>(</w:t>
            </w:r>
            <w:r>
              <w:t>不含域名</w:t>
            </w:r>
            <w:r>
              <w:t>)</w:t>
            </w:r>
          </w:p>
        </w:tc>
        <w:tc>
          <w:tcPr>
            <w:tcW w:w="404" w:type="dxa"/>
            <w:tcPrChange w:id="507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F2FF443" w14:textId="77777777" w:rsidR="005431B0" w:rsidRDefault="00000000">
            <w:r>
              <w:t>文本</w:t>
            </w:r>
          </w:p>
        </w:tc>
      </w:tr>
      <w:tr w:rsidR="005431B0" w14:paraId="378304DF" w14:textId="77777777" w:rsidTr="000603B0">
        <w:tc>
          <w:tcPr>
            <w:tcW w:w="407" w:type="dxa"/>
            <w:tcPrChange w:id="508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BB5F40B" w14:textId="77777777" w:rsidR="005431B0" w:rsidRDefault="00000000">
            <w:r>
              <w:t>8</w:t>
            </w:r>
          </w:p>
        </w:tc>
        <w:tc>
          <w:tcPr>
            <w:tcW w:w="2496" w:type="dxa"/>
            <w:tcPrChange w:id="509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E5FFB00" w14:textId="77777777" w:rsidR="005431B0" w:rsidRDefault="00000000">
            <w:proofErr w:type="spellStart"/>
            <w:r>
              <w:t>file_url</w:t>
            </w:r>
            <w:proofErr w:type="spellEnd"/>
          </w:p>
        </w:tc>
        <w:tc>
          <w:tcPr>
            <w:tcW w:w="1156" w:type="dxa"/>
            <w:tcPrChange w:id="510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332D00E6" w14:textId="77777777" w:rsidR="005431B0" w:rsidRDefault="00000000">
            <w:proofErr w:type="gramStart"/>
            <w:r>
              <w:t>String(</w:t>
            </w:r>
            <w:proofErr w:type="gramEnd"/>
            <w:r>
              <w:t>1000)</w:t>
            </w:r>
          </w:p>
        </w:tc>
        <w:tc>
          <w:tcPr>
            <w:tcW w:w="518" w:type="dxa"/>
            <w:tcPrChange w:id="511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0883F7C" w14:textId="77777777" w:rsidR="005431B0" w:rsidRDefault="00000000">
            <w:r>
              <w:t>访问</w:t>
            </w:r>
            <w:r>
              <w:lastRenderedPageBreak/>
              <w:t>URL</w:t>
            </w:r>
          </w:p>
        </w:tc>
        <w:tc>
          <w:tcPr>
            <w:tcW w:w="411" w:type="dxa"/>
            <w:tcPrChange w:id="512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5F86045" w14:textId="77777777" w:rsidR="005431B0" w:rsidRDefault="005431B0"/>
        </w:tc>
        <w:tc>
          <w:tcPr>
            <w:tcW w:w="1777" w:type="dxa"/>
            <w:tcPrChange w:id="513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4922A4F" w14:textId="77777777" w:rsidR="005431B0" w:rsidRDefault="005431B0"/>
        </w:tc>
        <w:tc>
          <w:tcPr>
            <w:tcW w:w="1353" w:type="dxa"/>
            <w:tcPrChange w:id="514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766DDA1C" w14:textId="6CA63F68" w:rsidR="005431B0" w:rsidRDefault="00000000">
            <w:r>
              <w:t>可由</w:t>
            </w:r>
            <w:proofErr w:type="spellStart"/>
            <w:r>
              <w:t>file_path</w:t>
            </w:r>
            <w:proofErr w:type="spellEnd"/>
            <w:r>
              <w:lastRenderedPageBreak/>
              <w:t>+</w:t>
            </w:r>
            <w:r>
              <w:t>配置拼接</w:t>
            </w:r>
            <w:r>
              <w:t>/</w:t>
            </w:r>
            <w:ins w:id="515" w:author="SQ C" w:date="2026-01-30T20:39:00Z" w16du:dateUtc="2026-01-30T12:39:00Z">
              <w:r w:rsidR="000603B0" w:rsidDel="000603B0">
                <w:t xml:space="preserve"> </w:t>
              </w:r>
            </w:ins>
          </w:p>
        </w:tc>
        <w:tc>
          <w:tcPr>
            <w:tcW w:w="404" w:type="dxa"/>
            <w:tcPrChange w:id="516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F5553F6" w14:textId="77777777" w:rsidR="005431B0" w:rsidRDefault="00000000">
            <w:r>
              <w:lastRenderedPageBreak/>
              <w:t>文本</w:t>
            </w:r>
          </w:p>
        </w:tc>
      </w:tr>
      <w:tr w:rsidR="005431B0" w14:paraId="36C4FEC8" w14:textId="77777777" w:rsidTr="000603B0">
        <w:tc>
          <w:tcPr>
            <w:tcW w:w="407" w:type="dxa"/>
            <w:tcPrChange w:id="517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42565B1C" w14:textId="77777777" w:rsidR="005431B0" w:rsidRDefault="00000000">
            <w:r>
              <w:t>10</w:t>
            </w:r>
          </w:p>
        </w:tc>
        <w:tc>
          <w:tcPr>
            <w:tcW w:w="2496" w:type="dxa"/>
            <w:tcPrChange w:id="518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5F220EF" w14:textId="77777777" w:rsidR="005431B0" w:rsidRDefault="00000000">
            <w:proofErr w:type="spellStart"/>
            <w:r>
              <w:t>file_size</w:t>
            </w:r>
            <w:proofErr w:type="spellEnd"/>
          </w:p>
        </w:tc>
        <w:tc>
          <w:tcPr>
            <w:tcW w:w="1156" w:type="dxa"/>
            <w:tcPrChange w:id="519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34E6298C" w14:textId="77777777" w:rsidR="005431B0" w:rsidRDefault="00000000">
            <w:r>
              <w:t>Long</w:t>
            </w:r>
          </w:p>
        </w:tc>
        <w:tc>
          <w:tcPr>
            <w:tcW w:w="518" w:type="dxa"/>
            <w:tcPrChange w:id="520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CD4A697" w14:textId="77777777" w:rsidR="005431B0" w:rsidRDefault="00000000">
            <w:r>
              <w:t>文件大小</w:t>
            </w:r>
          </w:p>
        </w:tc>
        <w:tc>
          <w:tcPr>
            <w:tcW w:w="411" w:type="dxa"/>
            <w:tcPrChange w:id="521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507DAAE" w14:textId="77777777" w:rsidR="005431B0" w:rsidRDefault="005431B0"/>
        </w:tc>
        <w:tc>
          <w:tcPr>
            <w:tcW w:w="1777" w:type="dxa"/>
            <w:tcPrChange w:id="522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95D0760" w14:textId="77777777" w:rsidR="005431B0" w:rsidRDefault="005431B0"/>
        </w:tc>
        <w:tc>
          <w:tcPr>
            <w:tcW w:w="1353" w:type="dxa"/>
            <w:tcPrChange w:id="523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20F0B044" w14:textId="77777777" w:rsidR="005431B0" w:rsidRDefault="00000000">
            <w:r>
              <w:t>单位</w:t>
            </w:r>
            <w:r>
              <w:t>Byte</w:t>
            </w:r>
          </w:p>
        </w:tc>
        <w:tc>
          <w:tcPr>
            <w:tcW w:w="404" w:type="dxa"/>
            <w:tcPrChange w:id="524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4CA6D1A1" w14:textId="77777777" w:rsidR="005431B0" w:rsidRDefault="00000000">
            <w:r>
              <w:t>数字</w:t>
            </w:r>
          </w:p>
        </w:tc>
      </w:tr>
      <w:tr w:rsidR="005431B0" w14:paraId="02D689E0" w14:textId="77777777" w:rsidTr="000603B0">
        <w:tc>
          <w:tcPr>
            <w:tcW w:w="407" w:type="dxa"/>
            <w:tcPrChange w:id="525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EA2BB37" w14:textId="77777777" w:rsidR="005431B0" w:rsidRDefault="00000000">
            <w:r>
              <w:t>12</w:t>
            </w:r>
          </w:p>
        </w:tc>
        <w:tc>
          <w:tcPr>
            <w:tcW w:w="2496" w:type="dxa"/>
            <w:tcPrChange w:id="526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3F4EACD" w14:textId="77777777" w:rsidR="005431B0" w:rsidRDefault="00000000">
            <w:proofErr w:type="spellStart"/>
            <w:r>
              <w:t>upload_by</w:t>
            </w:r>
            <w:proofErr w:type="spellEnd"/>
          </w:p>
        </w:tc>
        <w:tc>
          <w:tcPr>
            <w:tcW w:w="1156" w:type="dxa"/>
            <w:tcPrChange w:id="527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35E06854" w14:textId="77777777" w:rsidR="005431B0" w:rsidRDefault="00000000">
            <w:r>
              <w:t>Long</w:t>
            </w:r>
          </w:p>
        </w:tc>
        <w:tc>
          <w:tcPr>
            <w:tcW w:w="518" w:type="dxa"/>
            <w:tcPrChange w:id="528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D0F3EA5" w14:textId="77777777" w:rsidR="005431B0" w:rsidRDefault="00000000">
            <w:r>
              <w:t>上传人</w:t>
            </w:r>
          </w:p>
        </w:tc>
        <w:tc>
          <w:tcPr>
            <w:tcW w:w="411" w:type="dxa"/>
            <w:tcPrChange w:id="529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4CE341DE" w14:textId="77777777" w:rsidR="005431B0" w:rsidRDefault="005431B0"/>
        </w:tc>
        <w:tc>
          <w:tcPr>
            <w:tcW w:w="1777" w:type="dxa"/>
            <w:tcPrChange w:id="530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4562BA4A" w14:textId="77777777" w:rsidR="005431B0" w:rsidRDefault="00000000">
            <w:proofErr w:type="spellStart"/>
            <w:r>
              <w:t>sys_user.user_id</w:t>
            </w:r>
            <w:proofErr w:type="spellEnd"/>
          </w:p>
        </w:tc>
        <w:tc>
          <w:tcPr>
            <w:tcW w:w="1353" w:type="dxa"/>
            <w:tcPrChange w:id="531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77917E26" w14:textId="77777777" w:rsidR="005431B0" w:rsidRDefault="005431B0"/>
        </w:tc>
        <w:tc>
          <w:tcPr>
            <w:tcW w:w="404" w:type="dxa"/>
            <w:tcPrChange w:id="532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3A16CC5" w14:textId="77777777" w:rsidR="005431B0" w:rsidRDefault="00000000">
            <w:r>
              <w:t>文本</w:t>
            </w:r>
          </w:p>
        </w:tc>
      </w:tr>
      <w:tr w:rsidR="005431B0" w14:paraId="6DE305B0" w14:textId="77777777" w:rsidTr="000603B0">
        <w:tc>
          <w:tcPr>
            <w:tcW w:w="407" w:type="dxa"/>
            <w:tcPrChange w:id="533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B7414B6" w14:textId="77777777" w:rsidR="005431B0" w:rsidRDefault="00000000">
            <w:r>
              <w:t>13</w:t>
            </w:r>
          </w:p>
        </w:tc>
        <w:tc>
          <w:tcPr>
            <w:tcW w:w="2496" w:type="dxa"/>
            <w:tcPrChange w:id="534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F4B8F1E" w14:textId="77777777" w:rsidR="005431B0" w:rsidRDefault="00000000">
            <w:proofErr w:type="spellStart"/>
            <w:r>
              <w:t>upload_time</w:t>
            </w:r>
            <w:proofErr w:type="spellEnd"/>
          </w:p>
        </w:tc>
        <w:tc>
          <w:tcPr>
            <w:tcW w:w="1156" w:type="dxa"/>
            <w:tcPrChange w:id="535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00BE4C31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518" w:type="dxa"/>
            <w:tcPrChange w:id="536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F7DA28F" w14:textId="77777777" w:rsidR="005431B0" w:rsidRDefault="00000000">
            <w:r>
              <w:t>上</w:t>
            </w:r>
            <w:proofErr w:type="gramStart"/>
            <w:r>
              <w:t>传时间</w:t>
            </w:r>
            <w:proofErr w:type="gramEnd"/>
          </w:p>
        </w:tc>
        <w:tc>
          <w:tcPr>
            <w:tcW w:w="411" w:type="dxa"/>
            <w:tcPrChange w:id="537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31D2089D" w14:textId="77777777" w:rsidR="005431B0" w:rsidRDefault="005431B0"/>
        </w:tc>
        <w:tc>
          <w:tcPr>
            <w:tcW w:w="1777" w:type="dxa"/>
            <w:tcPrChange w:id="538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1A14B02" w14:textId="77777777" w:rsidR="005431B0" w:rsidRDefault="005431B0"/>
        </w:tc>
        <w:tc>
          <w:tcPr>
            <w:tcW w:w="1353" w:type="dxa"/>
            <w:tcPrChange w:id="539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03C7775D" w14:textId="77777777" w:rsidR="005431B0" w:rsidRDefault="005431B0"/>
        </w:tc>
        <w:tc>
          <w:tcPr>
            <w:tcW w:w="404" w:type="dxa"/>
            <w:tcPrChange w:id="540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63AEEAC" w14:textId="77777777" w:rsidR="005431B0" w:rsidRDefault="00000000">
            <w:r>
              <w:t>日期时间</w:t>
            </w:r>
          </w:p>
        </w:tc>
      </w:tr>
      <w:tr w:rsidR="005431B0" w14:paraId="417731AA" w14:textId="77777777" w:rsidTr="000603B0">
        <w:tc>
          <w:tcPr>
            <w:tcW w:w="407" w:type="dxa"/>
            <w:tcPrChange w:id="541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395E1C89" w14:textId="77777777" w:rsidR="005431B0" w:rsidRDefault="00000000">
            <w:r>
              <w:t>14</w:t>
            </w:r>
          </w:p>
        </w:tc>
        <w:tc>
          <w:tcPr>
            <w:tcW w:w="2496" w:type="dxa"/>
            <w:tcPrChange w:id="542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A798750" w14:textId="77777777" w:rsidR="005431B0" w:rsidRDefault="00000000">
            <w:r>
              <w:t>remark</w:t>
            </w:r>
          </w:p>
        </w:tc>
        <w:tc>
          <w:tcPr>
            <w:tcW w:w="1156" w:type="dxa"/>
            <w:tcPrChange w:id="543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348F635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518" w:type="dxa"/>
            <w:tcPrChange w:id="544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311A298B" w14:textId="77777777" w:rsidR="005431B0" w:rsidRDefault="00000000">
            <w:r>
              <w:t>备注</w:t>
            </w:r>
          </w:p>
        </w:tc>
        <w:tc>
          <w:tcPr>
            <w:tcW w:w="411" w:type="dxa"/>
            <w:tcPrChange w:id="545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3B88E9D" w14:textId="77777777" w:rsidR="005431B0" w:rsidRDefault="005431B0"/>
        </w:tc>
        <w:tc>
          <w:tcPr>
            <w:tcW w:w="1777" w:type="dxa"/>
            <w:tcPrChange w:id="546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6A44040F" w14:textId="77777777" w:rsidR="005431B0" w:rsidRDefault="005431B0"/>
        </w:tc>
        <w:tc>
          <w:tcPr>
            <w:tcW w:w="1353" w:type="dxa"/>
            <w:tcPrChange w:id="547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4E5CAA49" w14:textId="77777777" w:rsidR="005431B0" w:rsidRDefault="005431B0"/>
        </w:tc>
        <w:tc>
          <w:tcPr>
            <w:tcW w:w="404" w:type="dxa"/>
            <w:tcPrChange w:id="548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3FD8F81" w14:textId="77777777" w:rsidR="005431B0" w:rsidRDefault="00000000">
            <w:r>
              <w:t>多行文本</w:t>
            </w:r>
          </w:p>
        </w:tc>
      </w:tr>
      <w:tr w:rsidR="005431B0" w14:paraId="08361B09" w14:textId="77777777" w:rsidTr="000603B0">
        <w:tc>
          <w:tcPr>
            <w:tcW w:w="407" w:type="dxa"/>
            <w:tcPrChange w:id="549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4B90C85" w14:textId="77777777" w:rsidR="005431B0" w:rsidRDefault="00000000">
            <w:r>
              <w:t>15</w:t>
            </w:r>
          </w:p>
        </w:tc>
        <w:tc>
          <w:tcPr>
            <w:tcW w:w="2496" w:type="dxa"/>
            <w:tcPrChange w:id="550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1A2201EA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1156" w:type="dxa"/>
            <w:tcPrChange w:id="551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25B03F4F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518" w:type="dxa"/>
            <w:tcPrChange w:id="552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7579703E" w14:textId="77777777" w:rsidR="005431B0" w:rsidRDefault="00000000">
            <w:r>
              <w:t>删除标记</w:t>
            </w:r>
          </w:p>
        </w:tc>
        <w:tc>
          <w:tcPr>
            <w:tcW w:w="411" w:type="dxa"/>
            <w:tcPrChange w:id="553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4ED403B7" w14:textId="77777777" w:rsidR="005431B0" w:rsidRDefault="005431B0"/>
        </w:tc>
        <w:tc>
          <w:tcPr>
            <w:tcW w:w="1777" w:type="dxa"/>
            <w:tcPrChange w:id="554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369F73CD" w14:textId="77777777" w:rsidR="005431B0" w:rsidRDefault="005431B0"/>
        </w:tc>
        <w:tc>
          <w:tcPr>
            <w:tcW w:w="1353" w:type="dxa"/>
            <w:tcPrChange w:id="555" w:author="SQ C" w:date="2026-01-30T20:40:00Z" w16du:dateUtc="2026-01-30T12:40:00Z">
              <w:tcPr>
                <w:tcW w:w="1038" w:type="dxa"/>
                <w:gridSpan w:val="3"/>
              </w:tcPr>
            </w:tcPrChange>
          </w:tcPr>
          <w:p w14:paraId="1E2A3DAA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404" w:type="dxa"/>
            <w:tcPrChange w:id="556" w:author="SQ C" w:date="2026-01-30T20:40:00Z" w16du:dateUtc="2026-01-30T12:40:00Z">
              <w:tcPr>
                <w:tcW w:w="1038" w:type="dxa"/>
                <w:gridSpan w:val="2"/>
              </w:tcPr>
            </w:tcPrChange>
          </w:tcPr>
          <w:p w14:paraId="558C7374" w14:textId="77777777" w:rsidR="005431B0" w:rsidRDefault="00000000">
            <w:r>
              <w:t>字典单选</w:t>
            </w:r>
          </w:p>
        </w:tc>
      </w:tr>
    </w:tbl>
    <w:p w14:paraId="682F8870" w14:textId="77777777" w:rsidR="005431B0" w:rsidRDefault="005431B0">
      <w:pPr>
        <w:rPr>
          <w:rFonts w:ascii="宋体" w:eastAsia="宋体" w:hAnsi="宋体" w:cs="宋体" w:hint="eastAsia"/>
        </w:rPr>
      </w:pPr>
    </w:p>
    <w:p w14:paraId="25BC139E" w14:textId="77777777" w:rsidR="005431B0" w:rsidRDefault="005431B0">
      <w:pPr>
        <w:rPr>
          <w:rFonts w:ascii="宋体" w:eastAsia="宋体" w:hAnsi="宋体" w:cs="宋体" w:hint="eastAsia"/>
        </w:rPr>
      </w:pPr>
    </w:p>
    <w:p w14:paraId="2701B363" w14:textId="77777777" w:rsidR="005431B0" w:rsidRDefault="00000000">
      <w:pPr>
        <w:rPr>
          <w:rFonts w:ascii="宋体" w:eastAsia="宋体" w:hAnsi="宋体" w:cs="宋体" w:hint="eastAsia"/>
          <w:sz w:val="44"/>
          <w:szCs w:val="44"/>
          <w:lang w:eastAsia="zh"/>
        </w:rPr>
      </w:pPr>
      <w:r>
        <w:rPr>
          <w:rFonts w:ascii="宋体" w:eastAsia="宋体" w:hAnsi="宋体" w:cs="宋体" w:hint="eastAsia"/>
          <w:sz w:val="44"/>
          <w:szCs w:val="44"/>
          <w:lang w:eastAsia="zh"/>
        </w:rPr>
        <w:t>届次表</w:t>
      </w: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PrChange w:id="557" w:author="SQ C" w:date="2026-01-30T20:46:00Z" w16du:dateUtc="2026-01-30T12:46:00Z">
          <w:tblPr>
            <w:tblW w:w="4994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</w:tblPrChange>
      </w:tblPr>
      <w:tblGrid>
        <w:gridCol w:w="523"/>
        <w:gridCol w:w="2031"/>
        <w:gridCol w:w="1603"/>
        <w:gridCol w:w="931"/>
        <w:gridCol w:w="774"/>
        <w:gridCol w:w="1367"/>
        <w:gridCol w:w="527"/>
        <w:gridCol w:w="530"/>
        <w:tblGridChange w:id="558">
          <w:tblGrid>
            <w:gridCol w:w="113"/>
            <w:gridCol w:w="424"/>
            <w:gridCol w:w="99"/>
            <w:gridCol w:w="1987"/>
            <w:gridCol w:w="44"/>
            <w:gridCol w:w="1603"/>
            <w:gridCol w:w="931"/>
            <w:gridCol w:w="26"/>
            <w:gridCol w:w="748"/>
            <w:gridCol w:w="47"/>
            <w:gridCol w:w="1320"/>
            <w:gridCol w:w="84"/>
            <w:gridCol w:w="443"/>
            <w:gridCol w:w="98"/>
            <w:gridCol w:w="432"/>
            <w:gridCol w:w="113"/>
          </w:tblGrid>
        </w:tblGridChange>
      </w:tblGrid>
      <w:tr w:rsidR="005431B0" w14:paraId="7D4ECB66" w14:textId="77777777" w:rsidTr="0095542F">
        <w:trPr>
          <w:trHeight w:val="462"/>
          <w:jc w:val="center"/>
          <w:trPrChange w:id="559" w:author="SQ C" w:date="2026-01-30T20:46:00Z" w16du:dateUtc="2026-01-30T12:46:00Z">
            <w:trPr>
              <w:trHeight w:val="462"/>
              <w:jc w:val="center"/>
            </w:trPr>
          </w:trPrChange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0" w:author="SQ C" w:date="2026-01-30T20:46:00Z" w16du:dateUtc="2026-01-30T12:46:00Z">
              <w:tcPr>
                <w:tcW w:w="31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D5458F8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实体名称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1" w:author="SQ C" w:date="2026-01-30T20:46:00Z" w16du:dateUtc="2026-01-30T12:46:00Z">
              <w:tcPr>
                <w:tcW w:w="12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EB7DF58" w14:textId="77777777" w:rsidR="005431B0" w:rsidRDefault="00000000">
            <w:r>
              <w:t>Session</w:t>
            </w: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2" w:author="SQ C" w:date="2026-01-30T20:46:00Z" w16du:dateUtc="2026-01-30T12:46:00Z">
              <w:tcPr>
                <w:tcW w:w="96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50ACD1D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中文名称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3" w:author="SQ C" w:date="2026-01-30T20:46:00Z" w16du:dateUtc="2026-01-30T12:46:00Z">
              <w:tcPr>
                <w:tcW w:w="56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EFFF9DB" w14:textId="77777777" w:rsidR="005431B0" w:rsidRDefault="00000000">
            <w:r>
              <w:t>届次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4" w:author="SQ C" w:date="2026-01-30T20:46:00Z" w16du:dateUtc="2026-01-30T12:46:00Z">
              <w:tcPr>
                <w:tcW w:w="4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11CC20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模块名称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5" w:author="SQ C" w:date="2026-01-30T20:46:00Z" w16du:dateUtc="2026-01-30T12:46:00Z">
              <w:tcPr>
                <w:tcW w:w="8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D20F398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赛事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6" w:author="SQ C" w:date="2026-01-30T20:46:00Z" w16du:dateUtc="2026-01-30T12:46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69E2C11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组件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7" w:author="SQ C" w:date="2026-01-30T20:46:00Z" w16du:dateUtc="2026-01-30T12:46:00Z">
              <w:tcPr>
                <w:tcW w:w="32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BDA2D73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搜索条件</w:t>
            </w:r>
          </w:p>
        </w:tc>
      </w:tr>
      <w:tr w:rsidR="005431B0" w14:paraId="2DB98D21" w14:textId="77777777" w:rsidTr="0095542F">
        <w:trPr>
          <w:trHeight w:val="462"/>
          <w:jc w:val="center"/>
          <w:trPrChange w:id="568" w:author="SQ C" w:date="2026-01-30T20:46:00Z" w16du:dateUtc="2026-01-30T12:46:00Z">
            <w:trPr>
              <w:trHeight w:val="462"/>
              <w:jc w:val="center"/>
            </w:trPr>
          </w:trPrChange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69" w:author="SQ C" w:date="2026-01-30T20:46:00Z" w16du:dateUtc="2026-01-30T12:46:00Z">
              <w:tcPr>
                <w:tcW w:w="31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64E676E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字段编号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0" w:author="SQ C" w:date="2026-01-30T20:46:00Z" w16du:dateUtc="2026-01-30T12:46:00Z">
              <w:tcPr>
                <w:tcW w:w="12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A2CB9DD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字段名称</w:t>
            </w: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1" w:author="SQ C" w:date="2026-01-30T20:46:00Z" w16du:dateUtc="2026-01-30T12:46:00Z">
              <w:tcPr>
                <w:tcW w:w="96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B9C1F4A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字段类型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2" w:author="SQ C" w:date="2026-01-30T20:46:00Z" w16du:dateUtc="2026-01-30T12:46:00Z">
              <w:tcPr>
                <w:tcW w:w="56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57F155E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中文名称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3" w:author="SQ C" w:date="2026-01-30T20:46:00Z" w16du:dateUtc="2026-01-30T12:46:00Z">
              <w:tcPr>
                <w:tcW w:w="4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FBAC96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约束关系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4" w:author="SQ C" w:date="2026-01-30T20:46:00Z" w16du:dateUtc="2026-01-30T12:46:00Z">
              <w:tcPr>
                <w:tcW w:w="8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0A1AAC9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备注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5" w:author="SQ C" w:date="2026-01-30T20:46:00Z" w16du:dateUtc="2026-01-30T12:46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F42D3AA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组件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6" w:author="SQ C" w:date="2026-01-30T20:46:00Z" w16du:dateUtc="2026-01-30T12:46:00Z">
              <w:tcPr>
                <w:tcW w:w="32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1AA2211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搜索条件</w:t>
            </w:r>
          </w:p>
        </w:tc>
      </w:tr>
      <w:tr w:rsidR="005431B0" w14:paraId="4981ED2D" w14:textId="77777777" w:rsidTr="0095542F">
        <w:trPr>
          <w:trHeight w:val="462"/>
          <w:jc w:val="center"/>
          <w:trPrChange w:id="577" w:author="SQ C" w:date="2026-01-30T20:46:00Z" w16du:dateUtc="2026-01-30T12:46:00Z">
            <w:trPr>
              <w:trHeight w:val="462"/>
              <w:jc w:val="center"/>
            </w:trPr>
          </w:trPrChange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8" w:author="SQ C" w:date="2026-01-30T20:46:00Z" w16du:dateUtc="2026-01-30T12:46:00Z">
              <w:tcPr>
                <w:tcW w:w="31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42DC810" w14:textId="77777777" w:rsidR="005431B0" w:rsidRDefault="00000000">
            <w:r>
              <w:t>1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9" w:author="SQ C" w:date="2026-01-30T20:46:00Z" w16du:dateUtc="2026-01-30T12:46:00Z">
              <w:tcPr>
                <w:tcW w:w="12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B60F058" w14:textId="77777777" w:rsidR="005431B0" w:rsidRDefault="00000000">
            <w:proofErr w:type="spellStart"/>
            <w:r>
              <w:t>competition_id</w:t>
            </w:r>
            <w:proofErr w:type="spellEnd"/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0" w:author="SQ C" w:date="2026-01-30T20:46:00Z" w16du:dateUtc="2026-01-30T12:46:00Z">
              <w:tcPr>
                <w:tcW w:w="96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0F13457" w14:textId="77777777" w:rsidR="005431B0" w:rsidRDefault="00000000">
            <w:r>
              <w:t>Long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1" w:author="SQ C" w:date="2026-01-30T20:46:00Z" w16du:dateUtc="2026-01-30T12:46:00Z">
              <w:tcPr>
                <w:tcW w:w="56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071B551" w14:textId="77777777" w:rsidR="005431B0" w:rsidRDefault="00000000">
            <w:r>
              <w:t>赛事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2" w:author="SQ C" w:date="2026-01-30T20:46:00Z" w16du:dateUtc="2026-01-30T12:46:00Z">
              <w:tcPr>
                <w:tcW w:w="4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5459162" w14:textId="77777777" w:rsidR="005431B0" w:rsidRDefault="00000000">
            <w:r>
              <w:t>非空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3" w:author="SQ C" w:date="2026-01-30T20:46:00Z" w16du:dateUtc="2026-01-30T12:46:00Z">
              <w:tcPr>
                <w:tcW w:w="8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8E735D7" w14:textId="77777777" w:rsidR="005431B0" w:rsidRDefault="00000000">
            <w:r>
              <w:t>Competition.id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4" w:author="SQ C" w:date="2026-01-30T20:46:00Z" w16du:dateUtc="2026-01-30T12:46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9096B42" w14:textId="77777777" w:rsidR="005431B0" w:rsidRDefault="00000000">
            <w:r>
              <w:t>文本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5" w:author="SQ C" w:date="2026-01-30T20:46:00Z" w16du:dateUtc="2026-01-30T12:46:00Z">
              <w:tcPr>
                <w:tcW w:w="32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964A5A8" w14:textId="77777777" w:rsidR="005431B0" w:rsidRDefault="00000000">
            <w:r>
              <w:t>是</w:t>
            </w:r>
          </w:p>
        </w:tc>
      </w:tr>
      <w:tr w:rsidR="005431B0" w14:paraId="16FF84D3" w14:textId="77777777" w:rsidTr="0095542F">
        <w:trPr>
          <w:trHeight w:val="462"/>
          <w:jc w:val="center"/>
          <w:trPrChange w:id="586" w:author="SQ C" w:date="2026-01-30T20:46:00Z" w16du:dateUtc="2026-01-30T12:46:00Z">
            <w:trPr>
              <w:trHeight w:val="462"/>
              <w:jc w:val="center"/>
            </w:trPr>
          </w:trPrChange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7" w:author="SQ C" w:date="2026-01-30T20:46:00Z" w16du:dateUtc="2026-01-30T12:46:00Z">
              <w:tcPr>
                <w:tcW w:w="31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5340057" w14:textId="77777777" w:rsidR="005431B0" w:rsidRDefault="00000000">
            <w:r>
              <w:t>2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8" w:author="SQ C" w:date="2026-01-30T20:46:00Z" w16du:dateUtc="2026-01-30T12:46:00Z">
              <w:tcPr>
                <w:tcW w:w="12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6FDC912" w14:textId="77777777" w:rsidR="005431B0" w:rsidRDefault="00000000">
            <w:r>
              <w:t>session</w:t>
            </w: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9" w:author="SQ C" w:date="2026-01-30T20:46:00Z" w16du:dateUtc="2026-01-30T12:46:00Z">
              <w:tcPr>
                <w:tcW w:w="96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1178B9C" w14:textId="77777777" w:rsidR="005431B0" w:rsidRDefault="00000000">
            <w:proofErr w:type="gramStart"/>
            <w:r>
              <w:t>String(</w:t>
            </w:r>
            <w:proofErr w:type="gramEnd"/>
            <w:r>
              <w:t>50)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0" w:author="SQ C" w:date="2026-01-30T20:46:00Z" w16du:dateUtc="2026-01-30T12:46:00Z">
              <w:tcPr>
                <w:tcW w:w="56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F53B1DE" w14:textId="77777777" w:rsidR="005431B0" w:rsidRDefault="00000000">
            <w:r>
              <w:t>届次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1" w:author="SQ C" w:date="2026-01-30T20:46:00Z" w16du:dateUtc="2026-01-30T12:46:00Z">
              <w:tcPr>
                <w:tcW w:w="4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8DB7575" w14:textId="77777777" w:rsidR="005431B0" w:rsidRDefault="00000000">
            <w:r>
              <w:t>非空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2" w:author="SQ C" w:date="2026-01-30T20:46:00Z" w16du:dateUtc="2026-01-30T12:46:00Z">
              <w:tcPr>
                <w:tcW w:w="8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635BAE1" w14:textId="77777777" w:rsidR="005431B0" w:rsidRDefault="00000000">
            <w:r>
              <w:t>例如</w:t>
            </w:r>
            <w:r>
              <w:t>2025</w:t>
            </w:r>
            <w:r>
              <w:t>、十九届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3" w:author="SQ C" w:date="2026-01-30T20:46:00Z" w16du:dateUtc="2026-01-30T12:46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64F3E7A" w14:textId="77777777" w:rsidR="005431B0" w:rsidRDefault="00000000">
            <w:r>
              <w:t>文本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4" w:author="SQ C" w:date="2026-01-30T20:46:00Z" w16du:dateUtc="2026-01-30T12:46:00Z">
              <w:tcPr>
                <w:tcW w:w="32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91CA803" w14:textId="77777777" w:rsidR="005431B0" w:rsidRDefault="00000000">
            <w:r>
              <w:t>是</w:t>
            </w:r>
          </w:p>
        </w:tc>
      </w:tr>
      <w:tr w:rsidR="005431B0" w14:paraId="35E42B10" w14:textId="77777777" w:rsidTr="0095542F">
        <w:trPr>
          <w:trHeight w:val="462"/>
          <w:jc w:val="center"/>
          <w:trPrChange w:id="595" w:author="SQ C" w:date="2026-01-30T20:46:00Z" w16du:dateUtc="2026-01-30T12:46:00Z">
            <w:trPr>
              <w:trHeight w:val="462"/>
              <w:jc w:val="center"/>
            </w:trPr>
          </w:trPrChange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6" w:author="SQ C" w:date="2026-01-30T20:46:00Z" w16du:dateUtc="2026-01-30T12:46:00Z">
              <w:tcPr>
                <w:tcW w:w="31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B663ED2" w14:textId="77777777" w:rsidR="005431B0" w:rsidRDefault="00000000">
            <w:r>
              <w:t>3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7" w:author="SQ C" w:date="2026-01-30T20:46:00Z" w16du:dateUtc="2026-01-30T12:46:00Z">
              <w:tcPr>
                <w:tcW w:w="12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C850649" w14:textId="77777777" w:rsidR="005431B0" w:rsidRDefault="00000000">
            <w:r>
              <w:t>category</w:t>
            </w: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8" w:author="SQ C" w:date="2026-01-30T20:46:00Z" w16du:dateUtc="2026-01-30T12:46:00Z">
              <w:tcPr>
                <w:tcW w:w="96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64EEC12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类别</w:t>
            </w:r>
            <w:r>
              <w:t>&gt;:</w:t>
            </w:r>
            <w:r>
              <w:t>政府类，学会类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9" w:author="SQ C" w:date="2026-01-30T20:46:00Z" w16du:dateUtc="2026-01-30T12:46:00Z">
              <w:tcPr>
                <w:tcW w:w="56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CC3484E" w14:textId="77777777" w:rsidR="005431B0" w:rsidRDefault="00000000">
            <w:r>
              <w:t>类别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0" w:author="SQ C" w:date="2026-01-30T20:46:00Z" w16du:dateUtc="2026-01-30T12:46:00Z">
              <w:tcPr>
                <w:tcW w:w="4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AB9A30A" w14:textId="77777777" w:rsidR="005431B0" w:rsidRDefault="005431B0"/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1" w:author="SQ C" w:date="2026-01-30T20:46:00Z" w16du:dateUtc="2026-01-30T12:46:00Z">
              <w:tcPr>
                <w:tcW w:w="8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EB09424" w14:textId="77777777" w:rsidR="005431B0" w:rsidRDefault="00000000">
            <w:r>
              <w:t>类别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2" w:author="SQ C" w:date="2026-01-30T20:46:00Z" w16du:dateUtc="2026-01-30T12:46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7301D4A" w14:textId="77777777" w:rsidR="005431B0" w:rsidRDefault="00000000">
            <w:r>
              <w:t>字典单选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3" w:author="SQ C" w:date="2026-01-30T20:46:00Z" w16du:dateUtc="2026-01-30T12:46:00Z">
              <w:tcPr>
                <w:tcW w:w="32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BE09598" w14:textId="77777777" w:rsidR="005431B0" w:rsidRDefault="00000000">
            <w:r>
              <w:t>是</w:t>
            </w:r>
          </w:p>
        </w:tc>
      </w:tr>
      <w:tr w:rsidR="005431B0" w14:paraId="6B13DA36" w14:textId="77777777" w:rsidTr="0095542F">
        <w:trPr>
          <w:trHeight w:val="477"/>
          <w:jc w:val="center"/>
          <w:trPrChange w:id="604" w:author="SQ C" w:date="2026-01-30T20:46:00Z" w16du:dateUtc="2026-01-30T12:46:00Z">
            <w:trPr>
              <w:trHeight w:val="477"/>
              <w:jc w:val="center"/>
            </w:trPr>
          </w:trPrChange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5" w:author="SQ C" w:date="2026-01-30T20:46:00Z" w16du:dateUtc="2026-01-30T12:46:00Z">
              <w:tcPr>
                <w:tcW w:w="31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1D7CFC6" w14:textId="77777777" w:rsidR="005431B0" w:rsidRDefault="00000000">
            <w:r>
              <w:t>4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6" w:author="SQ C" w:date="2026-01-30T20:46:00Z" w16du:dateUtc="2026-01-30T12:46:00Z">
              <w:tcPr>
                <w:tcW w:w="20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F4A939A" w14:textId="77777777" w:rsidR="005431B0" w:rsidRDefault="00000000">
            <w:r>
              <w:t>organizations</w:t>
            </w: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7" w:author="SQ C" w:date="2026-01-30T20:46:00Z" w16du:dateUtc="2026-01-30T12:46:00Z">
              <w:tcPr>
                <w:tcW w:w="164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B0D6F63" w14:textId="77777777" w:rsidR="005431B0" w:rsidRDefault="00000000">
            <w:proofErr w:type="gramStart"/>
            <w:r>
              <w:t>String(</w:t>
            </w:r>
            <w:proofErr w:type="gramEnd"/>
            <w:r>
              <w:t>512)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8" w:author="SQ C" w:date="2026-01-30T20:46:00Z" w16du:dateUtc="2026-01-30T12:46:00Z">
              <w:tcPr>
                <w:tcW w:w="95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D76E6EE" w14:textId="77777777" w:rsidR="005431B0" w:rsidRDefault="00000000">
            <w:r>
              <w:t>盖章单位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9" w:author="SQ C" w:date="2026-01-30T20:46:00Z" w16du:dateUtc="2026-01-30T12:46:00Z">
              <w:tcPr>
                <w:tcW w:w="79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5861A9F" w14:textId="77777777" w:rsidR="005431B0" w:rsidRDefault="00000000">
            <w:r>
              <w:t>非空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0" w:author="SQ C" w:date="2026-01-30T20:46:00Z" w16du:dateUtc="2026-01-30T12:46:00Z">
              <w:tcPr>
                <w:tcW w:w="140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4B7F771" w14:textId="77777777" w:rsidR="005431B0" w:rsidRDefault="00000000">
            <w:r>
              <w:t>盖章单位</w:t>
            </w:r>
            <w:r>
              <w:t>,</w:t>
            </w:r>
            <w:r>
              <w:t>多个单位用分号分开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1" w:author="SQ C" w:date="2026-01-30T20:46:00Z" w16du:dateUtc="2026-01-30T12:46:00Z">
              <w:tcPr>
                <w:tcW w:w="54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09C6DF0" w14:textId="77777777" w:rsidR="005431B0" w:rsidRDefault="00000000">
            <w:r>
              <w:t>文本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2" w:author="SQ C" w:date="2026-01-30T20:46:00Z" w16du:dateUtc="2026-01-30T12:46:00Z">
              <w:tcPr>
                <w:tcW w:w="54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C325965" w14:textId="77777777" w:rsidR="005431B0" w:rsidRDefault="00000000">
            <w:r>
              <w:t>是</w:t>
            </w:r>
          </w:p>
        </w:tc>
      </w:tr>
      <w:tr w:rsidR="005431B0" w14:paraId="58E39F4F" w14:textId="77777777" w:rsidTr="0095542F">
        <w:trPr>
          <w:trHeight w:val="481"/>
          <w:jc w:val="center"/>
          <w:trPrChange w:id="613" w:author="SQ C" w:date="2026-01-30T20:46:00Z" w16du:dateUtc="2026-01-30T12:46:00Z">
            <w:trPr>
              <w:trHeight w:val="481"/>
              <w:jc w:val="center"/>
            </w:trPr>
          </w:trPrChange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4" w:author="SQ C" w:date="2026-01-30T20:46:00Z" w16du:dateUtc="2026-01-30T12:46:00Z">
              <w:tcPr>
                <w:tcW w:w="31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29C3CED" w14:textId="77777777" w:rsidR="005431B0" w:rsidRDefault="00000000">
            <w:r>
              <w:lastRenderedPageBreak/>
              <w:t>5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5" w:author="SQ C" w:date="2026-01-30T20:46:00Z" w16du:dateUtc="2026-01-30T12:46:00Z">
              <w:tcPr>
                <w:tcW w:w="12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EDA23A4" w14:textId="77777777" w:rsidR="005431B0" w:rsidRDefault="00000000">
            <w:r>
              <w:t>level</w:t>
            </w: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6" w:author="SQ C" w:date="2026-01-30T20:46:00Z" w16du:dateUtc="2026-01-30T12:46:00Z">
              <w:tcPr>
                <w:tcW w:w="96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19638B8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级别</w:t>
            </w:r>
            <w:r>
              <w:t>&gt;:Ⅰ</w:t>
            </w:r>
            <w:r>
              <w:t>级，</w:t>
            </w:r>
            <w:r>
              <w:t>Ⅱ</w:t>
            </w:r>
            <w:r>
              <w:t>级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7" w:author="SQ C" w:date="2026-01-30T20:46:00Z" w16du:dateUtc="2026-01-30T12:46:00Z">
              <w:tcPr>
                <w:tcW w:w="56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B0AEB7F" w14:textId="77777777" w:rsidR="005431B0" w:rsidRDefault="00000000">
            <w:r>
              <w:t>级别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8" w:author="SQ C" w:date="2026-01-30T20:46:00Z" w16du:dateUtc="2026-01-30T12:46:00Z">
              <w:tcPr>
                <w:tcW w:w="4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CF93C54" w14:textId="77777777" w:rsidR="005431B0" w:rsidRDefault="005431B0"/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9" w:author="SQ C" w:date="2026-01-30T20:46:00Z" w16du:dateUtc="2026-01-30T12:46:00Z">
              <w:tcPr>
                <w:tcW w:w="8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08C5082" w14:textId="77777777" w:rsidR="005431B0" w:rsidRDefault="00000000">
            <w:r>
              <w:t>级别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20" w:author="SQ C" w:date="2026-01-30T20:46:00Z" w16du:dateUtc="2026-01-30T12:46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1F97DF2" w14:textId="77777777" w:rsidR="005431B0" w:rsidRDefault="00000000">
            <w:r>
              <w:t>字典单选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21" w:author="SQ C" w:date="2026-01-30T20:46:00Z" w16du:dateUtc="2026-01-30T12:46:00Z">
              <w:tcPr>
                <w:tcW w:w="32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B6163E9" w14:textId="77777777" w:rsidR="005431B0" w:rsidRDefault="00000000">
            <w:r>
              <w:t>是</w:t>
            </w:r>
          </w:p>
        </w:tc>
      </w:tr>
      <w:tr w:rsidR="005431B0" w14:paraId="69DF4E02" w14:textId="77777777" w:rsidTr="0095542F">
        <w:trPr>
          <w:jc w:val="center"/>
          <w:trPrChange w:id="622" w:author="SQ C" w:date="2026-01-30T20:46:00Z" w16du:dateUtc="2026-01-30T12:46:00Z">
            <w:trPr>
              <w:jc w:val="center"/>
            </w:trPr>
          </w:trPrChange>
        </w:trPr>
        <w:tc>
          <w:tcPr>
            <w:tcW w:w="315" w:type="pct"/>
            <w:tcPrChange w:id="623" w:author="SQ C" w:date="2026-01-30T20:46:00Z" w16du:dateUtc="2026-01-30T12:46:00Z">
              <w:tcPr>
                <w:tcW w:w="537" w:type="dxa"/>
                <w:gridSpan w:val="2"/>
              </w:tcPr>
            </w:tcPrChange>
          </w:tcPr>
          <w:p w14:paraId="7445D6CF" w14:textId="77777777" w:rsidR="005431B0" w:rsidRDefault="00000000">
            <w:r>
              <w:t>7</w:t>
            </w:r>
          </w:p>
        </w:tc>
        <w:tc>
          <w:tcPr>
            <w:tcW w:w="1225" w:type="pct"/>
            <w:tcPrChange w:id="624" w:author="SQ C" w:date="2026-01-30T20:46:00Z" w16du:dateUtc="2026-01-30T12:46:00Z">
              <w:tcPr>
                <w:tcW w:w="2086" w:type="dxa"/>
                <w:gridSpan w:val="2"/>
              </w:tcPr>
            </w:tcPrChange>
          </w:tcPr>
          <w:p w14:paraId="364EC55A" w14:textId="77777777" w:rsidR="005431B0" w:rsidRDefault="00000000">
            <w:r>
              <w:t>status</w:t>
            </w:r>
          </w:p>
        </w:tc>
        <w:tc>
          <w:tcPr>
            <w:tcW w:w="967" w:type="pct"/>
            <w:tcPrChange w:id="625" w:author="SQ C" w:date="2026-01-30T20:46:00Z" w16du:dateUtc="2026-01-30T12:46:00Z">
              <w:tcPr>
                <w:tcW w:w="1647" w:type="dxa"/>
                <w:gridSpan w:val="2"/>
              </w:tcPr>
            </w:tcPrChange>
          </w:tcPr>
          <w:p w14:paraId="06F5D4CE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562" w:type="pct"/>
            <w:tcPrChange w:id="626" w:author="SQ C" w:date="2026-01-30T20:46:00Z" w16du:dateUtc="2026-01-30T12:46:00Z">
              <w:tcPr>
                <w:tcW w:w="957" w:type="dxa"/>
                <w:gridSpan w:val="2"/>
              </w:tcPr>
            </w:tcPrChange>
          </w:tcPr>
          <w:p w14:paraId="1FF1A4C6" w14:textId="77777777" w:rsidR="005431B0" w:rsidRDefault="00000000">
            <w:r>
              <w:t>状态</w:t>
            </w:r>
          </w:p>
        </w:tc>
        <w:tc>
          <w:tcPr>
            <w:tcW w:w="467" w:type="pct"/>
            <w:tcPrChange w:id="627" w:author="SQ C" w:date="2026-01-30T20:46:00Z" w16du:dateUtc="2026-01-30T12:46:00Z">
              <w:tcPr>
                <w:tcW w:w="795" w:type="dxa"/>
                <w:gridSpan w:val="2"/>
              </w:tcPr>
            </w:tcPrChange>
          </w:tcPr>
          <w:p w14:paraId="144B13C7" w14:textId="77777777" w:rsidR="005431B0" w:rsidRDefault="005431B0"/>
        </w:tc>
        <w:tc>
          <w:tcPr>
            <w:tcW w:w="825" w:type="pct"/>
            <w:tcPrChange w:id="628" w:author="SQ C" w:date="2026-01-30T20:46:00Z" w16du:dateUtc="2026-01-30T12:46:00Z">
              <w:tcPr>
                <w:tcW w:w="1404" w:type="dxa"/>
                <w:gridSpan w:val="2"/>
              </w:tcPr>
            </w:tcPrChange>
          </w:tcPr>
          <w:p w14:paraId="1F427696" w14:textId="77777777" w:rsidR="005431B0" w:rsidRDefault="00000000">
            <w:r>
              <w:t>0</w:t>
            </w:r>
            <w:r>
              <w:t>停用</w:t>
            </w:r>
            <w:r>
              <w:t xml:space="preserve"> 1</w:t>
            </w:r>
            <w:r>
              <w:t>启用</w:t>
            </w:r>
          </w:p>
        </w:tc>
        <w:tc>
          <w:tcPr>
            <w:tcW w:w="318" w:type="pct"/>
            <w:tcPrChange w:id="629" w:author="SQ C" w:date="2026-01-30T20:46:00Z" w16du:dateUtc="2026-01-30T12:46:00Z">
              <w:tcPr>
                <w:tcW w:w="541" w:type="dxa"/>
                <w:gridSpan w:val="2"/>
              </w:tcPr>
            </w:tcPrChange>
          </w:tcPr>
          <w:p w14:paraId="53CC224C" w14:textId="77777777" w:rsidR="005431B0" w:rsidRDefault="00000000">
            <w:r>
              <w:t>字典单选</w:t>
            </w:r>
          </w:p>
        </w:tc>
        <w:tc>
          <w:tcPr>
            <w:tcW w:w="320" w:type="pct"/>
            <w:tcPrChange w:id="630" w:author="SQ C" w:date="2026-01-30T20:46:00Z" w16du:dateUtc="2026-01-30T12:46:00Z">
              <w:tcPr>
                <w:tcW w:w="545" w:type="dxa"/>
                <w:gridSpan w:val="2"/>
              </w:tcPr>
            </w:tcPrChange>
          </w:tcPr>
          <w:p w14:paraId="594C943A" w14:textId="77777777" w:rsidR="005431B0" w:rsidRDefault="00000000">
            <w:r>
              <w:t>是</w:t>
            </w:r>
          </w:p>
        </w:tc>
      </w:tr>
      <w:tr w:rsidR="005431B0" w14:paraId="3C779EBE" w14:textId="77777777" w:rsidTr="0095542F">
        <w:trPr>
          <w:jc w:val="center"/>
          <w:trPrChange w:id="631" w:author="SQ C" w:date="2026-01-30T20:46:00Z" w16du:dateUtc="2026-01-30T12:46:00Z">
            <w:trPr>
              <w:jc w:val="center"/>
            </w:trPr>
          </w:trPrChange>
        </w:trPr>
        <w:tc>
          <w:tcPr>
            <w:tcW w:w="315" w:type="pct"/>
            <w:tcPrChange w:id="632" w:author="SQ C" w:date="2026-01-30T20:46:00Z" w16du:dateUtc="2026-01-30T12:46:00Z">
              <w:tcPr>
                <w:tcW w:w="537" w:type="dxa"/>
                <w:gridSpan w:val="2"/>
              </w:tcPr>
            </w:tcPrChange>
          </w:tcPr>
          <w:p w14:paraId="36C093DF" w14:textId="77777777" w:rsidR="005431B0" w:rsidRDefault="00000000">
            <w:r>
              <w:t>8</w:t>
            </w:r>
          </w:p>
        </w:tc>
        <w:tc>
          <w:tcPr>
            <w:tcW w:w="1225" w:type="pct"/>
            <w:tcPrChange w:id="633" w:author="SQ C" w:date="2026-01-30T20:46:00Z" w16du:dateUtc="2026-01-30T12:46:00Z">
              <w:tcPr>
                <w:tcW w:w="2086" w:type="dxa"/>
                <w:gridSpan w:val="2"/>
              </w:tcPr>
            </w:tcPrChange>
          </w:tcPr>
          <w:p w14:paraId="14F59021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967" w:type="pct"/>
            <w:tcPrChange w:id="634" w:author="SQ C" w:date="2026-01-30T20:46:00Z" w16du:dateUtc="2026-01-30T12:46:00Z">
              <w:tcPr>
                <w:tcW w:w="1647" w:type="dxa"/>
                <w:gridSpan w:val="2"/>
              </w:tcPr>
            </w:tcPrChange>
          </w:tcPr>
          <w:p w14:paraId="2BA70BB8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562" w:type="pct"/>
            <w:tcPrChange w:id="635" w:author="SQ C" w:date="2026-01-30T20:46:00Z" w16du:dateUtc="2026-01-30T12:46:00Z">
              <w:tcPr>
                <w:tcW w:w="957" w:type="dxa"/>
                <w:gridSpan w:val="2"/>
              </w:tcPr>
            </w:tcPrChange>
          </w:tcPr>
          <w:p w14:paraId="4279617E" w14:textId="77777777" w:rsidR="005431B0" w:rsidRDefault="00000000">
            <w:r>
              <w:t>创建人</w:t>
            </w:r>
          </w:p>
        </w:tc>
        <w:tc>
          <w:tcPr>
            <w:tcW w:w="467" w:type="pct"/>
            <w:tcPrChange w:id="636" w:author="SQ C" w:date="2026-01-30T20:46:00Z" w16du:dateUtc="2026-01-30T12:46:00Z">
              <w:tcPr>
                <w:tcW w:w="795" w:type="dxa"/>
                <w:gridSpan w:val="2"/>
              </w:tcPr>
            </w:tcPrChange>
          </w:tcPr>
          <w:p w14:paraId="459DFBD6" w14:textId="77777777" w:rsidR="005431B0" w:rsidRDefault="005431B0"/>
        </w:tc>
        <w:tc>
          <w:tcPr>
            <w:tcW w:w="825" w:type="pct"/>
            <w:tcPrChange w:id="637" w:author="SQ C" w:date="2026-01-30T20:46:00Z" w16du:dateUtc="2026-01-30T12:46:00Z">
              <w:tcPr>
                <w:tcW w:w="1404" w:type="dxa"/>
                <w:gridSpan w:val="2"/>
              </w:tcPr>
            </w:tcPrChange>
          </w:tcPr>
          <w:p w14:paraId="58D30B25" w14:textId="77777777" w:rsidR="005431B0" w:rsidRDefault="005431B0"/>
        </w:tc>
        <w:tc>
          <w:tcPr>
            <w:tcW w:w="318" w:type="pct"/>
            <w:tcPrChange w:id="638" w:author="SQ C" w:date="2026-01-30T20:46:00Z" w16du:dateUtc="2026-01-30T12:46:00Z">
              <w:tcPr>
                <w:tcW w:w="541" w:type="dxa"/>
                <w:gridSpan w:val="2"/>
              </w:tcPr>
            </w:tcPrChange>
          </w:tcPr>
          <w:p w14:paraId="335F7271" w14:textId="77777777" w:rsidR="005431B0" w:rsidRDefault="00000000">
            <w:r>
              <w:t>文本</w:t>
            </w:r>
          </w:p>
        </w:tc>
        <w:tc>
          <w:tcPr>
            <w:tcW w:w="320" w:type="pct"/>
            <w:tcPrChange w:id="639" w:author="SQ C" w:date="2026-01-30T20:46:00Z" w16du:dateUtc="2026-01-30T12:46:00Z">
              <w:tcPr>
                <w:tcW w:w="545" w:type="dxa"/>
                <w:gridSpan w:val="2"/>
              </w:tcPr>
            </w:tcPrChange>
          </w:tcPr>
          <w:p w14:paraId="6FB63762" w14:textId="77777777" w:rsidR="005431B0" w:rsidRDefault="00000000">
            <w:r>
              <w:t>否</w:t>
            </w:r>
          </w:p>
        </w:tc>
      </w:tr>
      <w:tr w:rsidR="005431B0" w14:paraId="34CF3E51" w14:textId="77777777" w:rsidTr="0095542F">
        <w:trPr>
          <w:jc w:val="center"/>
          <w:trPrChange w:id="640" w:author="SQ C" w:date="2026-01-30T20:46:00Z" w16du:dateUtc="2026-01-30T12:46:00Z">
            <w:trPr>
              <w:jc w:val="center"/>
            </w:trPr>
          </w:trPrChange>
        </w:trPr>
        <w:tc>
          <w:tcPr>
            <w:tcW w:w="315" w:type="pct"/>
            <w:tcPrChange w:id="641" w:author="SQ C" w:date="2026-01-30T20:46:00Z" w16du:dateUtc="2026-01-30T12:46:00Z">
              <w:tcPr>
                <w:tcW w:w="537" w:type="dxa"/>
                <w:gridSpan w:val="2"/>
              </w:tcPr>
            </w:tcPrChange>
          </w:tcPr>
          <w:p w14:paraId="5411A77A" w14:textId="77777777" w:rsidR="005431B0" w:rsidRDefault="00000000">
            <w:r>
              <w:t>9</w:t>
            </w:r>
          </w:p>
        </w:tc>
        <w:tc>
          <w:tcPr>
            <w:tcW w:w="1225" w:type="pct"/>
            <w:tcPrChange w:id="642" w:author="SQ C" w:date="2026-01-30T20:46:00Z" w16du:dateUtc="2026-01-30T12:46:00Z">
              <w:tcPr>
                <w:tcW w:w="2086" w:type="dxa"/>
                <w:gridSpan w:val="2"/>
              </w:tcPr>
            </w:tcPrChange>
          </w:tcPr>
          <w:p w14:paraId="4452E5F6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967" w:type="pct"/>
            <w:tcPrChange w:id="643" w:author="SQ C" w:date="2026-01-30T20:46:00Z" w16du:dateUtc="2026-01-30T12:46:00Z">
              <w:tcPr>
                <w:tcW w:w="1647" w:type="dxa"/>
                <w:gridSpan w:val="2"/>
              </w:tcPr>
            </w:tcPrChange>
          </w:tcPr>
          <w:p w14:paraId="3B4CE4C3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562" w:type="pct"/>
            <w:tcPrChange w:id="644" w:author="SQ C" w:date="2026-01-30T20:46:00Z" w16du:dateUtc="2026-01-30T12:46:00Z">
              <w:tcPr>
                <w:tcW w:w="957" w:type="dxa"/>
                <w:gridSpan w:val="2"/>
              </w:tcPr>
            </w:tcPrChange>
          </w:tcPr>
          <w:p w14:paraId="0FF0D0E1" w14:textId="77777777" w:rsidR="005431B0" w:rsidRDefault="00000000">
            <w:r>
              <w:t>创建时间</w:t>
            </w:r>
          </w:p>
        </w:tc>
        <w:tc>
          <w:tcPr>
            <w:tcW w:w="467" w:type="pct"/>
            <w:tcPrChange w:id="645" w:author="SQ C" w:date="2026-01-30T20:46:00Z" w16du:dateUtc="2026-01-30T12:46:00Z">
              <w:tcPr>
                <w:tcW w:w="795" w:type="dxa"/>
                <w:gridSpan w:val="2"/>
              </w:tcPr>
            </w:tcPrChange>
          </w:tcPr>
          <w:p w14:paraId="2489F885" w14:textId="77777777" w:rsidR="005431B0" w:rsidRDefault="005431B0"/>
        </w:tc>
        <w:tc>
          <w:tcPr>
            <w:tcW w:w="825" w:type="pct"/>
            <w:tcPrChange w:id="646" w:author="SQ C" w:date="2026-01-30T20:46:00Z" w16du:dateUtc="2026-01-30T12:46:00Z">
              <w:tcPr>
                <w:tcW w:w="1404" w:type="dxa"/>
                <w:gridSpan w:val="2"/>
              </w:tcPr>
            </w:tcPrChange>
          </w:tcPr>
          <w:p w14:paraId="5C0FC34F" w14:textId="77777777" w:rsidR="005431B0" w:rsidRDefault="005431B0"/>
        </w:tc>
        <w:tc>
          <w:tcPr>
            <w:tcW w:w="318" w:type="pct"/>
            <w:tcPrChange w:id="647" w:author="SQ C" w:date="2026-01-30T20:46:00Z" w16du:dateUtc="2026-01-30T12:46:00Z">
              <w:tcPr>
                <w:tcW w:w="541" w:type="dxa"/>
                <w:gridSpan w:val="2"/>
              </w:tcPr>
            </w:tcPrChange>
          </w:tcPr>
          <w:p w14:paraId="63C481FE" w14:textId="77777777" w:rsidR="005431B0" w:rsidRDefault="00000000">
            <w:r>
              <w:t>日期时间</w:t>
            </w:r>
          </w:p>
        </w:tc>
        <w:tc>
          <w:tcPr>
            <w:tcW w:w="320" w:type="pct"/>
            <w:tcPrChange w:id="648" w:author="SQ C" w:date="2026-01-30T20:46:00Z" w16du:dateUtc="2026-01-30T12:46:00Z">
              <w:tcPr>
                <w:tcW w:w="545" w:type="dxa"/>
                <w:gridSpan w:val="2"/>
              </w:tcPr>
            </w:tcPrChange>
          </w:tcPr>
          <w:p w14:paraId="04BBD461" w14:textId="77777777" w:rsidR="005431B0" w:rsidRDefault="00000000">
            <w:r>
              <w:t>否</w:t>
            </w:r>
          </w:p>
        </w:tc>
      </w:tr>
      <w:tr w:rsidR="005431B0" w14:paraId="1A6106E5" w14:textId="77777777" w:rsidTr="0095542F">
        <w:trPr>
          <w:jc w:val="center"/>
          <w:trPrChange w:id="649" w:author="SQ C" w:date="2026-01-30T20:46:00Z" w16du:dateUtc="2026-01-30T12:46:00Z">
            <w:trPr>
              <w:jc w:val="center"/>
            </w:trPr>
          </w:trPrChange>
        </w:trPr>
        <w:tc>
          <w:tcPr>
            <w:tcW w:w="315" w:type="pct"/>
            <w:tcPrChange w:id="650" w:author="SQ C" w:date="2026-01-30T20:46:00Z" w16du:dateUtc="2026-01-30T12:46:00Z">
              <w:tcPr>
                <w:tcW w:w="537" w:type="dxa"/>
                <w:gridSpan w:val="2"/>
              </w:tcPr>
            </w:tcPrChange>
          </w:tcPr>
          <w:p w14:paraId="0D96824B" w14:textId="77777777" w:rsidR="005431B0" w:rsidRDefault="00000000">
            <w:r>
              <w:t>10</w:t>
            </w:r>
          </w:p>
        </w:tc>
        <w:tc>
          <w:tcPr>
            <w:tcW w:w="1225" w:type="pct"/>
            <w:tcPrChange w:id="651" w:author="SQ C" w:date="2026-01-30T20:46:00Z" w16du:dateUtc="2026-01-30T12:46:00Z">
              <w:tcPr>
                <w:tcW w:w="2086" w:type="dxa"/>
                <w:gridSpan w:val="2"/>
              </w:tcPr>
            </w:tcPrChange>
          </w:tcPr>
          <w:p w14:paraId="62113B0E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967" w:type="pct"/>
            <w:tcPrChange w:id="652" w:author="SQ C" w:date="2026-01-30T20:46:00Z" w16du:dateUtc="2026-01-30T12:46:00Z">
              <w:tcPr>
                <w:tcW w:w="1647" w:type="dxa"/>
                <w:gridSpan w:val="2"/>
              </w:tcPr>
            </w:tcPrChange>
          </w:tcPr>
          <w:p w14:paraId="4A1370AF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562" w:type="pct"/>
            <w:tcPrChange w:id="653" w:author="SQ C" w:date="2026-01-30T20:46:00Z" w16du:dateUtc="2026-01-30T12:46:00Z">
              <w:tcPr>
                <w:tcW w:w="957" w:type="dxa"/>
                <w:gridSpan w:val="2"/>
              </w:tcPr>
            </w:tcPrChange>
          </w:tcPr>
          <w:p w14:paraId="66D6D94A" w14:textId="77777777" w:rsidR="005431B0" w:rsidRDefault="00000000">
            <w:r>
              <w:t>更新人</w:t>
            </w:r>
          </w:p>
        </w:tc>
        <w:tc>
          <w:tcPr>
            <w:tcW w:w="467" w:type="pct"/>
            <w:tcPrChange w:id="654" w:author="SQ C" w:date="2026-01-30T20:46:00Z" w16du:dateUtc="2026-01-30T12:46:00Z">
              <w:tcPr>
                <w:tcW w:w="795" w:type="dxa"/>
                <w:gridSpan w:val="2"/>
              </w:tcPr>
            </w:tcPrChange>
          </w:tcPr>
          <w:p w14:paraId="5B5AE56A" w14:textId="77777777" w:rsidR="005431B0" w:rsidRDefault="005431B0"/>
        </w:tc>
        <w:tc>
          <w:tcPr>
            <w:tcW w:w="825" w:type="pct"/>
            <w:tcPrChange w:id="655" w:author="SQ C" w:date="2026-01-30T20:46:00Z" w16du:dateUtc="2026-01-30T12:46:00Z">
              <w:tcPr>
                <w:tcW w:w="1404" w:type="dxa"/>
                <w:gridSpan w:val="2"/>
              </w:tcPr>
            </w:tcPrChange>
          </w:tcPr>
          <w:p w14:paraId="4920052C" w14:textId="77777777" w:rsidR="005431B0" w:rsidRDefault="005431B0"/>
        </w:tc>
        <w:tc>
          <w:tcPr>
            <w:tcW w:w="318" w:type="pct"/>
            <w:tcPrChange w:id="656" w:author="SQ C" w:date="2026-01-30T20:46:00Z" w16du:dateUtc="2026-01-30T12:46:00Z">
              <w:tcPr>
                <w:tcW w:w="541" w:type="dxa"/>
                <w:gridSpan w:val="2"/>
              </w:tcPr>
            </w:tcPrChange>
          </w:tcPr>
          <w:p w14:paraId="6C7357E0" w14:textId="77777777" w:rsidR="005431B0" w:rsidRDefault="00000000">
            <w:r>
              <w:t>文本</w:t>
            </w:r>
          </w:p>
        </w:tc>
        <w:tc>
          <w:tcPr>
            <w:tcW w:w="320" w:type="pct"/>
            <w:tcPrChange w:id="657" w:author="SQ C" w:date="2026-01-30T20:46:00Z" w16du:dateUtc="2026-01-30T12:46:00Z">
              <w:tcPr>
                <w:tcW w:w="545" w:type="dxa"/>
                <w:gridSpan w:val="2"/>
              </w:tcPr>
            </w:tcPrChange>
          </w:tcPr>
          <w:p w14:paraId="1FFF25FC" w14:textId="77777777" w:rsidR="005431B0" w:rsidRDefault="00000000">
            <w:r>
              <w:t>否</w:t>
            </w:r>
          </w:p>
        </w:tc>
      </w:tr>
      <w:tr w:rsidR="005431B0" w14:paraId="21B2437A" w14:textId="77777777" w:rsidTr="0095542F">
        <w:trPr>
          <w:jc w:val="center"/>
          <w:trPrChange w:id="658" w:author="SQ C" w:date="2026-01-30T20:46:00Z" w16du:dateUtc="2026-01-30T12:46:00Z">
            <w:trPr>
              <w:jc w:val="center"/>
            </w:trPr>
          </w:trPrChange>
        </w:trPr>
        <w:tc>
          <w:tcPr>
            <w:tcW w:w="315" w:type="pct"/>
            <w:tcPrChange w:id="659" w:author="SQ C" w:date="2026-01-30T20:46:00Z" w16du:dateUtc="2026-01-30T12:46:00Z">
              <w:tcPr>
                <w:tcW w:w="537" w:type="dxa"/>
                <w:gridSpan w:val="2"/>
              </w:tcPr>
            </w:tcPrChange>
          </w:tcPr>
          <w:p w14:paraId="17524A92" w14:textId="77777777" w:rsidR="005431B0" w:rsidRDefault="00000000">
            <w:r>
              <w:t>11</w:t>
            </w:r>
          </w:p>
        </w:tc>
        <w:tc>
          <w:tcPr>
            <w:tcW w:w="1225" w:type="pct"/>
            <w:tcPrChange w:id="660" w:author="SQ C" w:date="2026-01-30T20:46:00Z" w16du:dateUtc="2026-01-30T12:46:00Z">
              <w:tcPr>
                <w:tcW w:w="2086" w:type="dxa"/>
                <w:gridSpan w:val="2"/>
              </w:tcPr>
            </w:tcPrChange>
          </w:tcPr>
          <w:p w14:paraId="4B03928A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967" w:type="pct"/>
            <w:tcPrChange w:id="661" w:author="SQ C" w:date="2026-01-30T20:46:00Z" w16du:dateUtc="2026-01-30T12:46:00Z">
              <w:tcPr>
                <w:tcW w:w="1647" w:type="dxa"/>
                <w:gridSpan w:val="2"/>
              </w:tcPr>
            </w:tcPrChange>
          </w:tcPr>
          <w:p w14:paraId="63198741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562" w:type="pct"/>
            <w:tcPrChange w:id="662" w:author="SQ C" w:date="2026-01-30T20:46:00Z" w16du:dateUtc="2026-01-30T12:46:00Z">
              <w:tcPr>
                <w:tcW w:w="957" w:type="dxa"/>
                <w:gridSpan w:val="2"/>
              </w:tcPr>
            </w:tcPrChange>
          </w:tcPr>
          <w:p w14:paraId="6566C19F" w14:textId="77777777" w:rsidR="005431B0" w:rsidRDefault="00000000">
            <w:r>
              <w:t>更新时间</w:t>
            </w:r>
          </w:p>
        </w:tc>
        <w:tc>
          <w:tcPr>
            <w:tcW w:w="467" w:type="pct"/>
            <w:tcPrChange w:id="663" w:author="SQ C" w:date="2026-01-30T20:46:00Z" w16du:dateUtc="2026-01-30T12:46:00Z">
              <w:tcPr>
                <w:tcW w:w="795" w:type="dxa"/>
                <w:gridSpan w:val="2"/>
              </w:tcPr>
            </w:tcPrChange>
          </w:tcPr>
          <w:p w14:paraId="321ED804" w14:textId="77777777" w:rsidR="005431B0" w:rsidRDefault="005431B0"/>
        </w:tc>
        <w:tc>
          <w:tcPr>
            <w:tcW w:w="825" w:type="pct"/>
            <w:tcPrChange w:id="664" w:author="SQ C" w:date="2026-01-30T20:46:00Z" w16du:dateUtc="2026-01-30T12:46:00Z">
              <w:tcPr>
                <w:tcW w:w="1404" w:type="dxa"/>
                <w:gridSpan w:val="2"/>
              </w:tcPr>
            </w:tcPrChange>
          </w:tcPr>
          <w:p w14:paraId="6451D077" w14:textId="77777777" w:rsidR="005431B0" w:rsidRDefault="005431B0"/>
        </w:tc>
        <w:tc>
          <w:tcPr>
            <w:tcW w:w="318" w:type="pct"/>
            <w:tcPrChange w:id="665" w:author="SQ C" w:date="2026-01-30T20:46:00Z" w16du:dateUtc="2026-01-30T12:46:00Z">
              <w:tcPr>
                <w:tcW w:w="541" w:type="dxa"/>
                <w:gridSpan w:val="2"/>
              </w:tcPr>
            </w:tcPrChange>
          </w:tcPr>
          <w:p w14:paraId="31B75C38" w14:textId="77777777" w:rsidR="005431B0" w:rsidRDefault="00000000">
            <w:r>
              <w:t>日期时间</w:t>
            </w:r>
          </w:p>
        </w:tc>
        <w:tc>
          <w:tcPr>
            <w:tcW w:w="320" w:type="pct"/>
            <w:tcPrChange w:id="666" w:author="SQ C" w:date="2026-01-30T20:46:00Z" w16du:dateUtc="2026-01-30T12:46:00Z">
              <w:tcPr>
                <w:tcW w:w="545" w:type="dxa"/>
                <w:gridSpan w:val="2"/>
              </w:tcPr>
            </w:tcPrChange>
          </w:tcPr>
          <w:p w14:paraId="625994E7" w14:textId="77777777" w:rsidR="005431B0" w:rsidRDefault="00000000">
            <w:r>
              <w:t>否</w:t>
            </w:r>
          </w:p>
        </w:tc>
      </w:tr>
      <w:tr w:rsidR="005431B0" w14:paraId="77E8D73D" w14:textId="77777777" w:rsidTr="0095542F">
        <w:trPr>
          <w:jc w:val="center"/>
          <w:trPrChange w:id="667" w:author="SQ C" w:date="2026-01-30T20:46:00Z" w16du:dateUtc="2026-01-30T12:46:00Z">
            <w:trPr>
              <w:jc w:val="center"/>
            </w:trPr>
          </w:trPrChange>
        </w:trPr>
        <w:tc>
          <w:tcPr>
            <w:tcW w:w="315" w:type="pct"/>
            <w:tcPrChange w:id="668" w:author="SQ C" w:date="2026-01-30T20:46:00Z" w16du:dateUtc="2026-01-30T12:46:00Z">
              <w:tcPr>
                <w:tcW w:w="537" w:type="dxa"/>
                <w:gridSpan w:val="2"/>
              </w:tcPr>
            </w:tcPrChange>
          </w:tcPr>
          <w:p w14:paraId="4ED365D4" w14:textId="77777777" w:rsidR="005431B0" w:rsidRDefault="00000000">
            <w:r>
              <w:t>12</w:t>
            </w:r>
          </w:p>
        </w:tc>
        <w:tc>
          <w:tcPr>
            <w:tcW w:w="1225" w:type="pct"/>
            <w:tcPrChange w:id="669" w:author="SQ C" w:date="2026-01-30T20:46:00Z" w16du:dateUtc="2026-01-30T12:46:00Z">
              <w:tcPr>
                <w:tcW w:w="2086" w:type="dxa"/>
                <w:gridSpan w:val="2"/>
              </w:tcPr>
            </w:tcPrChange>
          </w:tcPr>
          <w:p w14:paraId="1EF64CEF" w14:textId="77777777" w:rsidR="005431B0" w:rsidRDefault="00000000">
            <w:r>
              <w:t>remark</w:t>
            </w:r>
          </w:p>
        </w:tc>
        <w:tc>
          <w:tcPr>
            <w:tcW w:w="967" w:type="pct"/>
            <w:tcPrChange w:id="670" w:author="SQ C" w:date="2026-01-30T20:46:00Z" w16du:dateUtc="2026-01-30T12:46:00Z">
              <w:tcPr>
                <w:tcW w:w="1647" w:type="dxa"/>
                <w:gridSpan w:val="2"/>
              </w:tcPr>
            </w:tcPrChange>
          </w:tcPr>
          <w:p w14:paraId="69F23B46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562" w:type="pct"/>
            <w:tcPrChange w:id="671" w:author="SQ C" w:date="2026-01-30T20:46:00Z" w16du:dateUtc="2026-01-30T12:46:00Z">
              <w:tcPr>
                <w:tcW w:w="957" w:type="dxa"/>
                <w:gridSpan w:val="2"/>
              </w:tcPr>
            </w:tcPrChange>
          </w:tcPr>
          <w:p w14:paraId="0CD8CD17" w14:textId="77777777" w:rsidR="005431B0" w:rsidRDefault="00000000">
            <w:r>
              <w:t>备注</w:t>
            </w:r>
          </w:p>
        </w:tc>
        <w:tc>
          <w:tcPr>
            <w:tcW w:w="467" w:type="pct"/>
            <w:tcPrChange w:id="672" w:author="SQ C" w:date="2026-01-30T20:46:00Z" w16du:dateUtc="2026-01-30T12:46:00Z">
              <w:tcPr>
                <w:tcW w:w="795" w:type="dxa"/>
                <w:gridSpan w:val="2"/>
              </w:tcPr>
            </w:tcPrChange>
          </w:tcPr>
          <w:p w14:paraId="7440AAF7" w14:textId="77777777" w:rsidR="005431B0" w:rsidRDefault="005431B0"/>
        </w:tc>
        <w:tc>
          <w:tcPr>
            <w:tcW w:w="825" w:type="pct"/>
            <w:tcPrChange w:id="673" w:author="SQ C" w:date="2026-01-30T20:46:00Z" w16du:dateUtc="2026-01-30T12:46:00Z">
              <w:tcPr>
                <w:tcW w:w="1404" w:type="dxa"/>
                <w:gridSpan w:val="2"/>
              </w:tcPr>
            </w:tcPrChange>
          </w:tcPr>
          <w:p w14:paraId="6FEBCE19" w14:textId="77777777" w:rsidR="005431B0" w:rsidRDefault="005431B0"/>
        </w:tc>
        <w:tc>
          <w:tcPr>
            <w:tcW w:w="318" w:type="pct"/>
            <w:tcPrChange w:id="674" w:author="SQ C" w:date="2026-01-30T20:46:00Z" w16du:dateUtc="2026-01-30T12:46:00Z">
              <w:tcPr>
                <w:tcW w:w="541" w:type="dxa"/>
                <w:gridSpan w:val="2"/>
              </w:tcPr>
            </w:tcPrChange>
          </w:tcPr>
          <w:p w14:paraId="444E8566" w14:textId="77777777" w:rsidR="005431B0" w:rsidRDefault="00000000">
            <w:r>
              <w:t>多行文本</w:t>
            </w:r>
          </w:p>
        </w:tc>
        <w:tc>
          <w:tcPr>
            <w:tcW w:w="320" w:type="pct"/>
            <w:tcPrChange w:id="675" w:author="SQ C" w:date="2026-01-30T20:46:00Z" w16du:dateUtc="2026-01-30T12:46:00Z">
              <w:tcPr>
                <w:tcW w:w="545" w:type="dxa"/>
                <w:gridSpan w:val="2"/>
              </w:tcPr>
            </w:tcPrChange>
          </w:tcPr>
          <w:p w14:paraId="13607EB0" w14:textId="77777777" w:rsidR="005431B0" w:rsidRDefault="00000000">
            <w:r>
              <w:t>否</w:t>
            </w:r>
          </w:p>
        </w:tc>
      </w:tr>
      <w:tr w:rsidR="005431B0" w14:paraId="381EF093" w14:textId="77777777" w:rsidTr="0095542F">
        <w:trPr>
          <w:jc w:val="center"/>
          <w:trPrChange w:id="676" w:author="SQ C" w:date="2026-01-30T20:46:00Z" w16du:dateUtc="2026-01-30T12:46:00Z">
            <w:trPr>
              <w:jc w:val="center"/>
            </w:trPr>
          </w:trPrChange>
        </w:trPr>
        <w:tc>
          <w:tcPr>
            <w:tcW w:w="315" w:type="pct"/>
            <w:tcPrChange w:id="677" w:author="SQ C" w:date="2026-01-30T20:46:00Z" w16du:dateUtc="2026-01-30T12:46:00Z">
              <w:tcPr>
                <w:tcW w:w="537" w:type="dxa"/>
                <w:gridSpan w:val="2"/>
              </w:tcPr>
            </w:tcPrChange>
          </w:tcPr>
          <w:p w14:paraId="3A962CEE" w14:textId="77777777" w:rsidR="005431B0" w:rsidRDefault="00000000">
            <w:r>
              <w:t>13</w:t>
            </w:r>
          </w:p>
        </w:tc>
        <w:tc>
          <w:tcPr>
            <w:tcW w:w="1225" w:type="pct"/>
            <w:tcPrChange w:id="678" w:author="SQ C" w:date="2026-01-30T20:46:00Z" w16du:dateUtc="2026-01-30T12:46:00Z">
              <w:tcPr>
                <w:tcW w:w="2086" w:type="dxa"/>
                <w:gridSpan w:val="2"/>
              </w:tcPr>
            </w:tcPrChange>
          </w:tcPr>
          <w:p w14:paraId="2E468459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967" w:type="pct"/>
            <w:tcPrChange w:id="679" w:author="SQ C" w:date="2026-01-30T20:46:00Z" w16du:dateUtc="2026-01-30T12:46:00Z">
              <w:tcPr>
                <w:tcW w:w="1647" w:type="dxa"/>
                <w:gridSpan w:val="2"/>
              </w:tcPr>
            </w:tcPrChange>
          </w:tcPr>
          <w:p w14:paraId="625014A9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562" w:type="pct"/>
            <w:tcPrChange w:id="680" w:author="SQ C" w:date="2026-01-30T20:46:00Z" w16du:dateUtc="2026-01-30T12:46:00Z">
              <w:tcPr>
                <w:tcW w:w="957" w:type="dxa"/>
                <w:gridSpan w:val="2"/>
              </w:tcPr>
            </w:tcPrChange>
          </w:tcPr>
          <w:p w14:paraId="3535786D" w14:textId="77777777" w:rsidR="005431B0" w:rsidRDefault="00000000">
            <w:r>
              <w:t>删除标记</w:t>
            </w:r>
          </w:p>
        </w:tc>
        <w:tc>
          <w:tcPr>
            <w:tcW w:w="467" w:type="pct"/>
            <w:tcPrChange w:id="681" w:author="SQ C" w:date="2026-01-30T20:46:00Z" w16du:dateUtc="2026-01-30T12:46:00Z">
              <w:tcPr>
                <w:tcW w:w="795" w:type="dxa"/>
                <w:gridSpan w:val="2"/>
              </w:tcPr>
            </w:tcPrChange>
          </w:tcPr>
          <w:p w14:paraId="5F59D00D" w14:textId="77777777" w:rsidR="005431B0" w:rsidRDefault="005431B0"/>
        </w:tc>
        <w:tc>
          <w:tcPr>
            <w:tcW w:w="825" w:type="pct"/>
            <w:tcPrChange w:id="682" w:author="SQ C" w:date="2026-01-30T20:46:00Z" w16du:dateUtc="2026-01-30T12:46:00Z">
              <w:tcPr>
                <w:tcW w:w="1404" w:type="dxa"/>
                <w:gridSpan w:val="2"/>
              </w:tcPr>
            </w:tcPrChange>
          </w:tcPr>
          <w:p w14:paraId="138F767D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318" w:type="pct"/>
            <w:tcPrChange w:id="683" w:author="SQ C" w:date="2026-01-30T20:46:00Z" w16du:dateUtc="2026-01-30T12:46:00Z">
              <w:tcPr>
                <w:tcW w:w="541" w:type="dxa"/>
                <w:gridSpan w:val="2"/>
              </w:tcPr>
            </w:tcPrChange>
          </w:tcPr>
          <w:p w14:paraId="01C1653E" w14:textId="77777777" w:rsidR="005431B0" w:rsidRDefault="00000000">
            <w:r>
              <w:t>字典单选</w:t>
            </w:r>
          </w:p>
        </w:tc>
        <w:tc>
          <w:tcPr>
            <w:tcW w:w="320" w:type="pct"/>
            <w:tcPrChange w:id="684" w:author="SQ C" w:date="2026-01-30T20:46:00Z" w16du:dateUtc="2026-01-30T12:46:00Z">
              <w:tcPr>
                <w:tcW w:w="545" w:type="dxa"/>
                <w:gridSpan w:val="2"/>
              </w:tcPr>
            </w:tcPrChange>
          </w:tcPr>
          <w:p w14:paraId="7355A81A" w14:textId="77777777" w:rsidR="005431B0" w:rsidRDefault="00000000">
            <w:r>
              <w:t>否</w:t>
            </w:r>
          </w:p>
        </w:tc>
      </w:tr>
    </w:tbl>
    <w:p w14:paraId="57ADE13D" w14:textId="77777777" w:rsidR="005431B0" w:rsidRDefault="005431B0">
      <w:pPr>
        <w:rPr>
          <w:rFonts w:ascii="宋体" w:eastAsia="宋体" w:hAnsi="宋体" w:cs="宋体" w:hint="eastAsia"/>
          <w:sz w:val="40"/>
          <w:szCs w:val="48"/>
          <w:lang w:eastAsia="zh"/>
        </w:rPr>
      </w:pPr>
    </w:p>
    <w:p w14:paraId="2D04C070" w14:textId="77777777" w:rsidR="005431B0" w:rsidRDefault="00000000">
      <w:pPr>
        <w:rPr>
          <w:rFonts w:ascii="宋体" w:eastAsia="宋体" w:hAnsi="宋体" w:cs="宋体" w:hint="eastAsia"/>
          <w:sz w:val="40"/>
          <w:szCs w:val="48"/>
          <w:lang w:eastAsia="zh"/>
        </w:rPr>
      </w:pPr>
      <w:r>
        <w:rPr>
          <w:rFonts w:ascii="宋体" w:eastAsia="宋体" w:hAnsi="宋体" w:cs="宋体" w:hint="eastAsia"/>
          <w:sz w:val="40"/>
          <w:szCs w:val="48"/>
          <w:lang w:eastAsia="zh"/>
        </w:rPr>
        <w:t>标</w:t>
      </w:r>
      <w:commentRangeStart w:id="685"/>
      <w:r>
        <w:rPr>
          <w:rFonts w:ascii="宋体" w:eastAsia="宋体" w:hAnsi="宋体" w:cs="宋体" w:hint="eastAsia"/>
          <w:sz w:val="40"/>
          <w:szCs w:val="48"/>
          <w:lang w:eastAsia="zh"/>
        </w:rPr>
        <w:t>签表</w:t>
      </w:r>
      <w:commentRangeEnd w:id="685"/>
      <w:r>
        <w:rPr>
          <w:rStyle w:val="a5"/>
          <w:rFonts w:ascii="宋体" w:eastAsia="宋体" w:hAnsi="宋体" w:cs="宋体" w:hint="eastAsia"/>
          <w:sz w:val="40"/>
          <w:szCs w:val="48"/>
          <w:lang w:eastAsia="zh"/>
        </w:rPr>
        <w:commentReference w:id="685"/>
      </w:r>
    </w:p>
    <w:p w14:paraId="38ABFED8" w14:textId="77777777" w:rsidR="005431B0" w:rsidRDefault="005431B0">
      <w:pPr>
        <w:rPr>
          <w:rFonts w:ascii="宋体" w:eastAsia="宋体" w:hAnsi="宋体" w:cs="宋体" w:hint="eastAsia"/>
          <w:lang w:eastAsia="zh"/>
        </w:rPr>
      </w:pPr>
    </w:p>
    <w:tbl>
      <w:tblPr>
        <w:tblW w:w="49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"/>
        <w:gridCol w:w="2242"/>
        <w:gridCol w:w="1161"/>
        <w:gridCol w:w="456"/>
        <w:gridCol w:w="456"/>
        <w:gridCol w:w="1890"/>
        <w:gridCol w:w="641"/>
        <w:gridCol w:w="970"/>
      </w:tblGrid>
      <w:tr w:rsidR="005431B0" w14:paraId="5092E4AE" w14:textId="77777777">
        <w:trPr>
          <w:trHeight w:val="462"/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86A19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实体名称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2C1E" w14:textId="77777777" w:rsidR="005431B0" w:rsidRDefault="00000000">
            <w:r>
              <w:t>Tag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44CF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中文名称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2E12" w14:textId="77777777" w:rsidR="005431B0" w:rsidRDefault="00000000">
            <w:r>
              <w:t>标签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6C93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模块名称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6B10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赛事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ABAC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组件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E443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搜索条件</w:t>
            </w:r>
          </w:p>
        </w:tc>
      </w:tr>
      <w:tr w:rsidR="005431B0" w14:paraId="15E89443" w14:textId="77777777">
        <w:trPr>
          <w:trHeight w:val="462"/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E2A6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字段编号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27B9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字段名称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4DB0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字段类型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1BE0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中文名称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D330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约束关系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FDD7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备注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0181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组件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AFF2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搜索条件</w:t>
            </w:r>
          </w:p>
        </w:tc>
      </w:tr>
      <w:tr w:rsidR="005431B0" w14:paraId="0A29A315" w14:textId="77777777">
        <w:trPr>
          <w:trHeight w:val="462"/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2ED6" w14:textId="77777777" w:rsidR="005431B0" w:rsidRDefault="00000000">
            <w:r>
              <w:t>1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4A27B" w14:textId="77777777" w:rsidR="005431B0" w:rsidRDefault="00000000">
            <w:proofErr w:type="spellStart"/>
            <w:r>
              <w:t>competition_session_id</w:t>
            </w:r>
            <w:proofErr w:type="spellEnd"/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2140" w14:textId="77777777" w:rsidR="005431B0" w:rsidRDefault="00000000">
            <w:r>
              <w:t>Long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A628E" w14:textId="77777777" w:rsidR="005431B0" w:rsidRDefault="00000000">
            <w:r>
              <w:t>届次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8DF2" w14:textId="77777777" w:rsidR="005431B0" w:rsidRDefault="00000000">
            <w:r>
              <w:t>非空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44C5" w14:textId="77777777" w:rsidR="005431B0" w:rsidRDefault="00000000">
            <w:r>
              <w:t>Session.id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1AD2" w14:textId="77777777" w:rsidR="005431B0" w:rsidRDefault="00000000">
            <w:r>
              <w:t>文本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E1A5" w14:textId="77777777" w:rsidR="005431B0" w:rsidRDefault="00000000">
            <w:r>
              <w:t>是</w:t>
            </w:r>
          </w:p>
        </w:tc>
      </w:tr>
      <w:tr w:rsidR="005431B0" w14:paraId="4BB55A89" w14:textId="77777777">
        <w:trPr>
          <w:trHeight w:val="462"/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84B5" w14:textId="77777777" w:rsidR="005431B0" w:rsidRDefault="00000000">
            <w:r>
              <w:lastRenderedPageBreak/>
              <w:t>2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E0B5" w14:textId="77777777" w:rsidR="005431B0" w:rsidRDefault="00000000">
            <w:proofErr w:type="spellStart"/>
            <w:r>
              <w:t>tag_name</w:t>
            </w:r>
            <w:proofErr w:type="spellEnd"/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64822" w14:textId="77777777" w:rsidR="005431B0" w:rsidRDefault="00000000">
            <w:proofErr w:type="gramStart"/>
            <w:r>
              <w:t>String(</w:t>
            </w:r>
            <w:proofErr w:type="gramEnd"/>
            <w:r>
              <w:t>50)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2C07" w14:textId="77777777" w:rsidR="005431B0" w:rsidRDefault="00000000">
            <w:r>
              <w:t>标签名称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7BCC4" w14:textId="77777777" w:rsidR="005431B0" w:rsidRDefault="00000000">
            <w:r>
              <w:t>非空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9C33" w14:textId="77777777" w:rsidR="005431B0" w:rsidRDefault="00000000">
            <w:r>
              <w:t>字典</w:t>
            </w:r>
            <w:r>
              <w:t>/</w:t>
            </w:r>
            <w:r>
              <w:t>白名单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00B5" w14:textId="77777777" w:rsidR="005431B0" w:rsidRDefault="00000000">
            <w:r>
              <w:t>文本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F1BB" w14:textId="77777777" w:rsidR="005431B0" w:rsidRDefault="00000000">
            <w:r>
              <w:t>是</w:t>
            </w:r>
          </w:p>
        </w:tc>
      </w:tr>
      <w:tr w:rsidR="005431B0" w14:paraId="67977949" w14:textId="77777777">
        <w:trPr>
          <w:jc w:val="center"/>
        </w:trPr>
        <w:tc>
          <w:tcPr>
            <w:tcW w:w="456" w:type="dxa"/>
          </w:tcPr>
          <w:p w14:paraId="7E933B77" w14:textId="77777777" w:rsidR="005431B0" w:rsidRDefault="00000000">
            <w:r>
              <w:t>3</w:t>
            </w:r>
          </w:p>
        </w:tc>
        <w:tc>
          <w:tcPr>
            <w:tcW w:w="2222" w:type="dxa"/>
          </w:tcPr>
          <w:p w14:paraId="715D4EB2" w14:textId="77777777" w:rsidR="005431B0" w:rsidRDefault="00000000">
            <w:proofErr w:type="spellStart"/>
            <w:r>
              <w:t>dep_id</w:t>
            </w:r>
            <w:proofErr w:type="spellEnd"/>
          </w:p>
        </w:tc>
        <w:tc>
          <w:tcPr>
            <w:tcW w:w="2063" w:type="dxa"/>
          </w:tcPr>
          <w:p w14:paraId="23A0F648" w14:textId="77777777" w:rsidR="005431B0" w:rsidRDefault="00000000">
            <w:r>
              <w:t>Long</w:t>
            </w:r>
          </w:p>
        </w:tc>
        <w:tc>
          <w:tcPr>
            <w:tcW w:w="456" w:type="dxa"/>
          </w:tcPr>
          <w:p w14:paraId="7114E61F" w14:textId="77777777" w:rsidR="005431B0" w:rsidRDefault="00000000">
            <w:r>
              <w:t>适用学院</w:t>
            </w:r>
          </w:p>
        </w:tc>
        <w:tc>
          <w:tcPr>
            <w:tcW w:w="456" w:type="dxa"/>
          </w:tcPr>
          <w:p w14:paraId="49CD156B" w14:textId="77777777" w:rsidR="005431B0" w:rsidRDefault="005431B0"/>
        </w:tc>
        <w:tc>
          <w:tcPr>
            <w:tcW w:w="1810" w:type="dxa"/>
          </w:tcPr>
          <w:p w14:paraId="5BBB81E9" w14:textId="77777777" w:rsidR="005431B0" w:rsidRDefault="00000000">
            <w:proofErr w:type="spellStart"/>
            <w:r>
              <w:t>sys_dept.dept_id</w:t>
            </w:r>
            <w:proofErr w:type="spellEnd"/>
            <w:r>
              <w:t>；为空表示全校共享</w:t>
            </w:r>
          </w:p>
        </w:tc>
        <w:tc>
          <w:tcPr>
            <w:tcW w:w="456" w:type="dxa"/>
          </w:tcPr>
          <w:p w14:paraId="4373B1E5" w14:textId="77777777" w:rsidR="005431B0" w:rsidRDefault="00000000">
            <w:r>
              <w:t>部门选择</w:t>
            </w:r>
          </w:p>
        </w:tc>
        <w:tc>
          <w:tcPr>
            <w:tcW w:w="594" w:type="dxa"/>
          </w:tcPr>
          <w:p w14:paraId="487C6765" w14:textId="77777777" w:rsidR="005431B0" w:rsidRDefault="00000000">
            <w:r>
              <w:t>否</w:t>
            </w:r>
          </w:p>
        </w:tc>
      </w:tr>
      <w:tr w:rsidR="005431B0" w14:paraId="043F31AA" w14:textId="77777777">
        <w:trPr>
          <w:jc w:val="center"/>
        </w:trPr>
        <w:tc>
          <w:tcPr>
            <w:tcW w:w="456" w:type="dxa"/>
          </w:tcPr>
          <w:p w14:paraId="3914DF6E" w14:textId="77777777" w:rsidR="005431B0" w:rsidRDefault="00000000">
            <w:r>
              <w:t>4</w:t>
            </w:r>
          </w:p>
        </w:tc>
        <w:tc>
          <w:tcPr>
            <w:tcW w:w="2222" w:type="dxa"/>
          </w:tcPr>
          <w:p w14:paraId="70CC46BD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2063" w:type="dxa"/>
          </w:tcPr>
          <w:p w14:paraId="67C2C14F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456" w:type="dxa"/>
          </w:tcPr>
          <w:p w14:paraId="357EEF42" w14:textId="77777777" w:rsidR="005431B0" w:rsidRDefault="00000000">
            <w:r>
              <w:t>创建人</w:t>
            </w:r>
          </w:p>
        </w:tc>
        <w:tc>
          <w:tcPr>
            <w:tcW w:w="456" w:type="dxa"/>
          </w:tcPr>
          <w:p w14:paraId="61AD7E9B" w14:textId="77777777" w:rsidR="005431B0" w:rsidRDefault="005431B0"/>
        </w:tc>
        <w:tc>
          <w:tcPr>
            <w:tcW w:w="1810" w:type="dxa"/>
          </w:tcPr>
          <w:p w14:paraId="57DEF306" w14:textId="77777777" w:rsidR="005431B0" w:rsidRDefault="005431B0"/>
        </w:tc>
        <w:tc>
          <w:tcPr>
            <w:tcW w:w="456" w:type="dxa"/>
          </w:tcPr>
          <w:p w14:paraId="1F1E0A8B" w14:textId="77777777" w:rsidR="005431B0" w:rsidRDefault="00000000">
            <w:r>
              <w:t>文本</w:t>
            </w:r>
          </w:p>
        </w:tc>
        <w:tc>
          <w:tcPr>
            <w:tcW w:w="594" w:type="dxa"/>
          </w:tcPr>
          <w:p w14:paraId="5E873669" w14:textId="77777777" w:rsidR="005431B0" w:rsidRDefault="00000000">
            <w:r>
              <w:t>否</w:t>
            </w:r>
          </w:p>
        </w:tc>
      </w:tr>
      <w:tr w:rsidR="005431B0" w14:paraId="450E93FC" w14:textId="77777777">
        <w:trPr>
          <w:jc w:val="center"/>
        </w:trPr>
        <w:tc>
          <w:tcPr>
            <w:tcW w:w="456" w:type="dxa"/>
          </w:tcPr>
          <w:p w14:paraId="0761003B" w14:textId="77777777" w:rsidR="005431B0" w:rsidRDefault="00000000">
            <w:r>
              <w:t>5</w:t>
            </w:r>
          </w:p>
        </w:tc>
        <w:tc>
          <w:tcPr>
            <w:tcW w:w="2222" w:type="dxa"/>
          </w:tcPr>
          <w:p w14:paraId="2F529720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2063" w:type="dxa"/>
          </w:tcPr>
          <w:p w14:paraId="0E7C693D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56" w:type="dxa"/>
          </w:tcPr>
          <w:p w14:paraId="55DE0EFE" w14:textId="77777777" w:rsidR="005431B0" w:rsidRDefault="00000000">
            <w:r>
              <w:t>创建时间</w:t>
            </w:r>
          </w:p>
        </w:tc>
        <w:tc>
          <w:tcPr>
            <w:tcW w:w="456" w:type="dxa"/>
          </w:tcPr>
          <w:p w14:paraId="42F20B34" w14:textId="77777777" w:rsidR="005431B0" w:rsidRDefault="005431B0"/>
        </w:tc>
        <w:tc>
          <w:tcPr>
            <w:tcW w:w="1810" w:type="dxa"/>
          </w:tcPr>
          <w:p w14:paraId="5AA49711" w14:textId="77777777" w:rsidR="005431B0" w:rsidRDefault="005431B0"/>
        </w:tc>
        <w:tc>
          <w:tcPr>
            <w:tcW w:w="456" w:type="dxa"/>
          </w:tcPr>
          <w:p w14:paraId="77444475" w14:textId="77777777" w:rsidR="005431B0" w:rsidRDefault="00000000">
            <w:r>
              <w:t>日期时间</w:t>
            </w:r>
          </w:p>
        </w:tc>
        <w:tc>
          <w:tcPr>
            <w:tcW w:w="594" w:type="dxa"/>
          </w:tcPr>
          <w:p w14:paraId="1103422E" w14:textId="77777777" w:rsidR="005431B0" w:rsidRDefault="00000000">
            <w:r>
              <w:t>否</w:t>
            </w:r>
          </w:p>
        </w:tc>
      </w:tr>
      <w:tr w:rsidR="005431B0" w14:paraId="05B36187" w14:textId="77777777">
        <w:trPr>
          <w:jc w:val="center"/>
        </w:trPr>
        <w:tc>
          <w:tcPr>
            <w:tcW w:w="456" w:type="dxa"/>
          </w:tcPr>
          <w:p w14:paraId="5B500A01" w14:textId="77777777" w:rsidR="005431B0" w:rsidRDefault="00000000">
            <w:r>
              <w:t>6</w:t>
            </w:r>
          </w:p>
        </w:tc>
        <w:tc>
          <w:tcPr>
            <w:tcW w:w="2222" w:type="dxa"/>
          </w:tcPr>
          <w:p w14:paraId="289CB1F0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2063" w:type="dxa"/>
          </w:tcPr>
          <w:p w14:paraId="1E631B68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456" w:type="dxa"/>
          </w:tcPr>
          <w:p w14:paraId="5B1F28BD" w14:textId="77777777" w:rsidR="005431B0" w:rsidRDefault="00000000">
            <w:r>
              <w:t>更新人</w:t>
            </w:r>
          </w:p>
        </w:tc>
        <w:tc>
          <w:tcPr>
            <w:tcW w:w="456" w:type="dxa"/>
          </w:tcPr>
          <w:p w14:paraId="556AD132" w14:textId="77777777" w:rsidR="005431B0" w:rsidRDefault="005431B0"/>
        </w:tc>
        <w:tc>
          <w:tcPr>
            <w:tcW w:w="1810" w:type="dxa"/>
          </w:tcPr>
          <w:p w14:paraId="7DE852A3" w14:textId="77777777" w:rsidR="005431B0" w:rsidRDefault="005431B0"/>
        </w:tc>
        <w:tc>
          <w:tcPr>
            <w:tcW w:w="456" w:type="dxa"/>
          </w:tcPr>
          <w:p w14:paraId="54B7317F" w14:textId="77777777" w:rsidR="005431B0" w:rsidRDefault="00000000">
            <w:r>
              <w:t>文本</w:t>
            </w:r>
          </w:p>
        </w:tc>
        <w:tc>
          <w:tcPr>
            <w:tcW w:w="594" w:type="dxa"/>
          </w:tcPr>
          <w:p w14:paraId="12F2BFC3" w14:textId="77777777" w:rsidR="005431B0" w:rsidRDefault="00000000">
            <w:r>
              <w:t>否</w:t>
            </w:r>
          </w:p>
        </w:tc>
      </w:tr>
      <w:tr w:rsidR="005431B0" w14:paraId="65A24A40" w14:textId="77777777">
        <w:trPr>
          <w:jc w:val="center"/>
        </w:trPr>
        <w:tc>
          <w:tcPr>
            <w:tcW w:w="456" w:type="dxa"/>
          </w:tcPr>
          <w:p w14:paraId="4DB128AC" w14:textId="77777777" w:rsidR="005431B0" w:rsidRDefault="00000000">
            <w:r>
              <w:t>7</w:t>
            </w:r>
          </w:p>
        </w:tc>
        <w:tc>
          <w:tcPr>
            <w:tcW w:w="2222" w:type="dxa"/>
          </w:tcPr>
          <w:p w14:paraId="207223E8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2063" w:type="dxa"/>
          </w:tcPr>
          <w:p w14:paraId="55D83174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56" w:type="dxa"/>
          </w:tcPr>
          <w:p w14:paraId="61EE157E" w14:textId="77777777" w:rsidR="005431B0" w:rsidRDefault="00000000">
            <w:r>
              <w:t>更新时间</w:t>
            </w:r>
          </w:p>
        </w:tc>
        <w:tc>
          <w:tcPr>
            <w:tcW w:w="456" w:type="dxa"/>
          </w:tcPr>
          <w:p w14:paraId="05BB6143" w14:textId="77777777" w:rsidR="005431B0" w:rsidRDefault="005431B0"/>
        </w:tc>
        <w:tc>
          <w:tcPr>
            <w:tcW w:w="1810" w:type="dxa"/>
          </w:tcPr>
          <w:p w14:paraId="008EFCB1" w14:textId="77777777" w:rsidR="005431B0" w:rsidRDefault="005431B0"/>
        </w:tc>
        <w:tc>
          <w:tcPr>
            <w:tcW w:w="456" w:type="dxa"/>
          </w:tcPr>
          <w:p w14:paraId="0880D25E" w14:textId="77777777" w:rsidR="005431B0" w:rsidRDefault="00000000">
            <w:r>
              <w:t>日期时间</w:t>
            </w:r>
          </w:p>
        </w:tc>
        <w:tc>
          <w:tcPr>
            <w:tcW w:w="594" w:type="dxa"/>
          </w:tcPr>
          <w:p w14:paraId="51131F3D" w14:textId="77777777" w:rsidR="005431B0" w:rsidRDefault="00000000">
            <w:r>
              <w:t>否</w:t>
            </w:r>
          </w:p>
        </w:tc>
      </w:tr>
      <w:tr w:rsidR="005431B0" w14:paraId="48A7A95D" w14:textId="77777777">
        <w:trPr>
          <w:jc w:val="center"/>
        </w:trPr>
        <w:tc>
          <w:tcPr>
            <w:tcW w:w="456" w:type="dxa"/>
          </w:tcPr>
          <w:p w14:paraId="1E076EBD" w14:textId="77777777" w:rsidR="005431B0" w:rsidRDefault="00000000">
            <w:r>
              <w:t>8</w:t>
            </w:r>
          </w:p>
        </w:tc>
        <w:tc>
          <w:tcPr>
            <w:tcW w:w="2222" w:type="dxa"/>
          </w:tcPr>
          <w:p w14:paraId="1E301B4F" w14:textId="77777777" w:rsidR="005431B0" w:rsidRDefault="00000000">
            <w:r>
              <w:t>remark</w:t>
            </w:r>
          </w:p>
        </w:tc>
        <w:tc>
          <w:tcPr>
            <w:tcW w:w="2063" w:type="dxa"/>
          </w:tcPr>
          <w:p w14:paraId="36946697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456" w:type="dxa"/>
          </w:tcPr>
          <w:p w14:paraId="76306DDE" w14:textId="77777777" w:rsidR="005431B0" w:rsidRDefault="00000000">
            <w:r>
              <w:t>备注</w:t>
            </w:r>
          </w:p>
        </w:tc>
        <w:tc>
          <w:tcPr>
            <w:tcW w:w="456" w:type="dxa"/>
          </w:tcPr>
          <w:p w14:paraId="3AF3D4A3" w14:textId="77777777" w:rsidR="005431B0" w:rsidRDefault="005431B0"/>
        </w:tc>
        <w:tc>
          <w:tcPr>
            <w:tcW w:w="1810" w:type="dxa"/>
          </w:tcPr>
          <w:p w14:paraId="373135C6" w14:textId="77777777" w:rsidR="005431B0" w:rsidRDefault="005431B0"/>
        </w:tc>
        <w:tc>
          <w:tcPr>
            <w:tcW w:w="456" w:type="dxa"/>
          </w:tcPr>
          <w:p w14:paraId="75E8CE7C" w14:textId="77777777" w:rsidR="005431B0" w:rsidRDefault="00000000">
            <w:r>
              <w:t>多行文本</w:t>
            </w:r>
          </w:p>
        </w:tc>
        <w:tc>
          <w:tcPr>
            <w:tcW w:w="594" w:type="dxa"/>
          </w:tcPr>
          <w:p w14:paraId="7F4657EA" w14:textId="77777777" w:rsidR="005431B0" w:rsidRDefault="00000000">
            <w:r>
              <w:t>否</w:t>
            </w:r>
          </w:p>
        </w:tc>
      </w:tr>
      <w:tr w:rsidR="005431B0" w14:paraId="10CC06C7" w14:textId="77777777">
        <w:trPr>
          <w:jc w:val="center"/>
        </w:trPr>
        <w:tc>
          <w:tcPr>
            <w:tcW w:w="456" w:type="dxa"/>
          </w:tcPr>
          <w:p w14:paraId="63192A47" w14:textId="77777777" w:rsidR="005431B0" w:rsidRDefault="00000000">
            <w:r>
              <w:t>9</w:t>
            </w:r>
          </w:p>
        </w:tc>
        <w:tc>
          <w:tcPr>
            <w:tcW w:w="2222" w:type="dxa"/>
          </w:tcPr>
          <w:p w14:paraId="5777C94C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2063" w:type="dxa"/>
          </w:tcPr>
          <w:p w14:paraId="29724AD8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456" w:type="dxa"/>
          </w:tcPr>
          <w:p w14:paraId="20ADF8F8" w14:textId="77777777" w:rsidR="005431B0" w:rsidRDefault="00000000">
            <w:r>
              <w:t>删除标记</w:t>
            </w:r>
          </w:p>
        </w:tc>
        <w:tc>
          <w:tcPr>
            <w:tcW w:w="456" w:type="dxa"/>
          </w:tcPr>
          <w:p w14:paraId="4D34F3EC" w14:textId="77777777" w:rsidR="005431B0" w:rsidRDefault="005431B0"/>
        </w:tc>
        <w:tc>
          <w:tcPr>
            <w:tcW w:w="1810" w:type="dxa"/>
          </w:tcPr>
          <w:p w14:paraId="037E768F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456" w:type="dxa"/>
          </w:tcPr>
          <w:p w14:paraId="25970CEA" w14:textId="77777777" w:rsidR="005431B0" w:rsidRDefault="00000000">
            <w:r>
              <w:t>字典单选</w:t>
            </w:r>
          </w:p>
        </w:tc>
        <w:tc>
          <w:tcPr>
            <w:tcW w:w="594" w:type="dxa"/>
          </w:tcPr>
          <w:p w14:paraId="2ED732FE" w14:textId="77777777" w:rsidR="005431B0" w:rsidRDefault="00000000">
            <w:r>
              <w:t>否</w:t>
            </w:r>
          </w:p>
        </w:tc>
      </w:tr>
    </w:tbl>
    <w:p w14:paraId="7543BD3A" w14:textId="77777777" w:rsidR="005431B0" w:rsidRDefault="005431B0">
      <w:pPr>
        <w:rPr>
          <w:rFonts w:ascii="宋体" w:eastAsia="宋体" w:hAnsi="宋体" w:cs="宋体" w:hint="eastAsia"/>
          <w:lang w:eastAsia="zh"/>
        </w:rPr>
        <w:sectPr w:rsidR="005431B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0863DCA" w14:textId="77777777" w:rsidR="005431B0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44"/>
          <w:szCs w:val="44"/>
          <w:lang w:eastAsia="zh"/>
        </w:rPr>
        <w:lastRenderedPageBreak/>
        <w:t>成果表</w:t>
      </w:r>
    </w:p>
    <w:p w14:paraId="3F4DFC73" w14:textId="77777777" w:rsidR="005431B0" w:rsidRDefault="00000000">
      <w:pPr>
        <w:widowControl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PrChange w:id="686" w:author="can wang" w:date="2026-01-30T21:17:00Z" w16du:dateUtc="2026-01-30T13:17:00Z"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</w:tblPrChange>
      </w:tblPr>
      <w:tblGrid>
        <w:gridCol w:w="786"/>
        <w:gridCol w:w="3426"/>
        <w:gridCol w:w="2857"/>
        <w:gridCol w:w="2544"/>
        <w:gridCol w:w="1392"/>
        <w:gridCol w:w="1370"/>
        <w:gridCol w:w="834"/>
        <w:gridCol w:w="739"/>
        <w:tblGridChange w:id="687">
          <w:tblGrid>
            <w:gridCol w:w="113"/>
            <w:gridCol w:w="367"/>
            <w:gridCol w:w="318"/>
            <w:gridCol w:w="1"/>
            <w:gridCol w:w="100"/>
            <w:gridCol w:w="1674"/>
            <w:gridCol w:w="1707"/>
            <w:gridCol w:w="45"/>
            <w:gridCol w:w="300"/>
            <w:gridCol w:w="452"/>
            <w:gridCol w:w="687"/>
            <w:gridCol w:w="1418"/>
            <w:gridCol w:w="1"/>
            <w:gridCol w:w="377"/>
            <w:gridCol w:w="510"/>
            <w:gridCol w:w="452"/>
            <w:gridCol w:w="1204"/>
            <w:gridCol w:w="42"/>
            <w:gridCol w:w="1350"/>
            <w:gridCol w:w="65"/>
            <w:gridCol w:w="1305"/>
            <w:gridCol w:w="87"/>
            <w:gridCol w:w="747"/>
            <w:gridCol w:w="101"/>
            <w:gridCol w:w="638"/>
            <w:gridCol w:w="113"/>
          </w:tblGrid>
        </w:tblGridChange>
      </w:tblGrid>
      <w:tr w:rsidR="005431B0" w14:paraId="27F451C7" w14:textId="77777777" w:rsidTr="00000238">
        <w:trPr>
          <w:trHeight w:val="462"/>
          <w:jc w:val="center"/>
          <w:trPrChange w:id="688" w:author="can wang" w:date="2026-01-30T21:17:00Z" w16du:dateUtc="2026-01-30T13:17:00Z">
            <w:trPr>
              <w:gridAfter w:val="0"/>
              <w:trHeight w:val="462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89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48BFB67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实体名称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90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E2CC539" w14:textId="77777777" w:rsidR="005431B0" w:rsidRDefault="00000000">
            <w:r>
              <w:t>Achievement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91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9A8E977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92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697201C" w14:textId="77777777" w:rsidR="005431B0" w:rsidRDefault="00000000">
            <w:r>
              <w:t>成果表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93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629B958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94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EB78426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成果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95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77EB94C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96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DEFDB7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685B5818" w14:textId="77777777" w:rsidTr="00000238">
        <w:trPr>
          <w:trHeight w:val="462"/>
          <w:jc w:val="center"/>
          <w:trPrChange w:id="697" w:author="can wang" w:date="2026-01-30T21:17:00Z" w16du:dateUtc="2026-01-30T13:17:00Z">
            <w:trPr>
              <w:gridAfter w:val="0"/>
              <w:trHeight w:val="462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98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88E8FE0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字段编号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99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AAB9484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字段名称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00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5D36A59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01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AD8F328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02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F32D9BC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约束关系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03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6DE8B2B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备注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04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99305C7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05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20D9C37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6408C8DE" w14:textId="77777777" w:rsidTr="00000238">
        <w:trPr>
          <w:trHeight w:val="462"/>
          <w:jc w:val="center"/>
          <w:trPrChange w:id="706" w:author="can wang" w:date="2026-01-30T21:17:00Z" w16du:dateUtc="2026-01-30T13:17:00Z">
            <w:trPr>
              <w:gridAfter w:val="0"/>
              <w:trHeight w:val="462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07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1558591" w14:textId="77777777" w:rsidR="005431B0" w:rsidRDefault="00000000">
            <w:r>
              <w:t>1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08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8F1C465" w14:textId="77777777" w:rsidR="005431B0" w:rsidRDefault="00000000">
            <w:proofErr w:type="spellStart"/>
            <w:r>
              <w:t>session_id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09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E0843CA" w14:textId="77777777" w:rsidR="005431B0" w:rsidRDefault="00000000">
            <w:r>
              <w:t>Long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10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E1D61D7" w14:textId="77777777" w:rsidR="005431B0" w:rsidRDefault="00000000">
            <w:r>
              <w:t>届次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11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83F5D8F" w14:textId="77777777" w:rsidR="005431B0" w:rsidRDefault="00000000">
            <w:r>
              <w:t>非空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12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1F4F25F" w14:textId="77777777" w:rsidR="005431B0" w:rsidRDefault="00000000">
            <w:r>
              <w:t>Session.id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13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D02DB90" w14:textId="77777777" w:rsidR="005431B0" w:rsidRDefault="00000000">
            <w:r>
              <w:t>文本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14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1ADEDDE" w14:textId="77777777" w:rsidR="005431B0" w:rsidRDefault="00000000">
            <w:r>
              <w:t>是</w:t>
            </w:r>
          </w:p>
        </w:tc>
      </w:tr>
      <w:tr w:rsidR="005431B0" w14:paraId="1F8AAF97" w14:textId="77777777" w:rsidTr="00000238">
        <w:trPr>
          <w:trHeight w:val="462"/>
          <w:jc w:val="center"/>
          <w:ins w:id="715" w:author="徐传运 Shepherd" w:date="2025-11-17T23:02:00Z"/>
          <w:trPrChange w:id="716" w:author="can wang" w:date="2026-01-30T21:17:00Z" w16du:dateUtc="2026-01-30T13:17:00Z">
            <w:trPr>
              <w:gridAfter w:val="0"/>
              <w:trHeight w:val="462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17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88B4439" w14:textId="77777777" w:rsidR="005431B0" w:rsidRDefault="00000000">
            <w:r>
              <w:t>2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18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1C53219" w14:textId="77777777" w:rsidR="005431B0" w:rsidRDefault="00000000">
            <w:r>
              <w:t>category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19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51FB86E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类别</w:t>
            </w:r>
            <w:r>
              <w:t>&gt;:</w:t>
            </w:r>
            <w:r>
              <w:t>政府类，学会类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20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CF33B82" w14:textId="77777777" w:rsidR="005431B0" w:rsidRDefault="00000000">
            <w:r>
              <w:t>类别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21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A3EEB7A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22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ADC8DE5" w14:textId="77777777" w:rsidR="005431B0" w:rsidRDefault="00000000">
            <w:r>
              <w:t>类别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23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A3C7D95" w14:textId="77777777" w:rsidR="005431B0" w:rsidRDefault="00000000">
            <w:r>
              <w:t>字典单选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24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DAA8C7A" w14:textId="77777777" w:rsidR="005431B0" w:rsidRDefault="00000000">
            <w:r>
              <w:t>是</w:t>
            </w:r>
          </w:p>
        </w:tc>
      </w:tr>
      <w:tr w:rsidR="005431B0" w14:paraId="7894D3FC" w14:textId="77777777" w:rsidTr="00000238">
        <w:trPr>
          <w:trHeight w:val="462"/>
          <w:jc w:val="center"/>
          <w:ins w:id="725" w:author="徐传运 Shepherd" w:date="2025-11-17T23:33:00Z"/>
          <w:trPrChange w:id="726" w:author="can wang" w:date="2026-01-30T21:17:00Z" w16du:dateUtc="2026-01-30T13:17:00Z">
            <w:trPr>
              <w:trHeight w:val="462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27" w:author="can wang" w:date="2026-01-30T21:17:00Z" w16du:dateUtc="2026-01-30T13:17:00Z">
              <w:tcPr>
                <w:tcW w:w="28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DC0BDF" w14:textId="77777777" w:rsidR="005431B0" w:rsidRDefault="00000000">
            <w:r>
              <w:t>3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28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EC0450E" w14:textId="77777777" w:rsidR="005431B0" w:rsidRDefault="00000000">
            <w:r>
              <w:t>name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29" w:author="can wang" w:date="2026-01-30T21:17:00Z" w16du:dateUtc="2026-01-30T13:17:00Z">
              <w:tcPr>
                <w:tcW w:w="1023" w:type="pct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125D1CD" w14:textId="77777777" w:rsidR="005431B0" w:rsidRDefault="00000000">
            <w:proofErr w:type="gramStart"/>
            <w:r>
              <w:t>String(</w:t>
            </w:r>
            <w:proofErr w:type="gramEnd"/>
            <w:r>
              <w:t>200)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30" w:author="can wang" w:date="2026-01-30T21:17:00Z" w16du:dateUtc="2026-01-30T13:17:00Z">
              <w:tcPr>
                <w:tcW w:w="911" w:type="pct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2EE634A" w14:textId="77777777" w:rsidR="005431B0" w:rsidRDefault="00000000">
            <w:r>
              <w:t>团队</w:t>
            </w:r>
            <w:r>
              <w:t>/</w:t>
            </w:r>
            <w:r>
              <w:t>作品名称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31" w:author="can wang" w:date="2026-01-30T21:17:00Z" w16du:dateUtc="2026-01-30T13:17:00Z">
              <w:tcPr>
                <w:tcW w:w="4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E63E21B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32" w:author="can wang" w:date="2026-01-30T21:17:00Z" w16du:dateUtc="2026-01-30T13:17:00Z">
              <w:tcPr>
                <w:tcW w:w="49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8E5EB14" w14:textId="77777777" w:rsidR="005431B0" w:rsidRDefault="00000000">
            <w:r>
              <w:t>团队名称、作品名称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33" w:author="can wang" w:date="2026-01-30T21:17:00Z" w16du:dateUtc="2026-01-30T13:17:00Z">
              <w:tcPr>
                <w:tcW w:w="2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778487A" w14:textId="77777777" w:rsidR="005431B0" w:rsidRDefault="00000000">
            <w:r>
              <w:t>文本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34" w:author="can wang" w:date="2026-01-30T21:17:00Z" w16du:dateUtc="2026-01-30T13:17:00Z">
              <w:tcPr>
                <w:tcW w:w="26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C814930" w14:textId="77777777" w:rsidR="005431B0" w:rsidRDefault="00000000">
            <w:r>
              <w:t>是</w:t>
            </w:r>
          </w:p>
        </w:tc>
      </w:tr>
      <w:tr w:rsidR="005431B0" w14:paraId="540A03F2" w14:textId="77777777" w:rsidTr="00000238">
        <w:trPr>
          <w:trHeight w:val="477"/>
          <w:jc w:val="center"/>
          <w:trPrChange w:id="735" w:author="can wang" w:date="2026-01-30T21:17:00Z" w16du:dateUtc="2026-01-30T13:17:00Z">
            <w:trPr>
              <w:gridAfter w:val="0"/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36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6E17A40" w14:textId="77777777" w:rsidR="005431B0" w:rsidRDefault="00000000">
            <w:r>
              <w:t>4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37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31BAB7D" w14:textId="77777777" w:rsidR="005431B0" w:rsidRDefault="00000000">
            <w:r>
              <w:t>level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38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78EA3C4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级别</w:t>
            </w:r>
            <w:r>
              <w:t>&gt;:Ⅰ</w:t>
            </w:r>
            <w:r>
              <w:t>级，</w:t>
            </w:r>
            <w:r>
              <w:t>Ⅱ</w:t>
            </w:r>
            <w:r>
              <w:t>级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39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2D6960" w14:textId="77777777" w:rsidR="005431B0" w:rsidRDefault="00000000">
            <w:r>
              <w:t>级别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40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730532D" w14:textId="77777777" w:rsidR="005431B0" w:rsidRDefault="00000000">
            <w:r>
              <w:t>非空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41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3F3D43D" w14:textId="77777777" w:rsidR="005431B0" w:rsidRDefault="00000000">
            <w:r>
              <w:t>级别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42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C2221C4" w14:textId="77777777" w:rsidR="005431B0" w:rsidRDefault="00000000">
            <w:r>
              <w:t>字典单选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43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47654E9" w14:textId="77777777" w:rsidR="005431B0" w:rsidRDefault="00000000">
            <w:r>
              <w:t>是</w:t>
            </w:r>
          </w:p>
        </w:tc>
      </w:tr>
      <w:tr w:rsidR="005431B0" w14:paraId="2095E929" w14:textId="77777777" w:rsidTr="00000238">
        <w:trPr>
          <w:trHeight w:val="481"/>
          <w:jc w:val="center"/>
          <w:trPrChange w:id="744" w:author="can wang" w:date="2026-01-30T21:17:00Z" w16du:dateUtc="2026-01-30T13:17:00Z">
            <w:trPr>
              <w:gridAfter w:val="0"/>
              <w:trHeight w:val="481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45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AA46075" w14:textId="77777777" w:rsidR="005431B0" w:rsidRDefault="00000000">
            <w:r>
              <w:t>5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46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F15656A" w14:textId="77777777" w:rsidR="005431B0" w:rsidRDefault="00000000">
            <w:r>
              <w:t>grade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47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E03F31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获奖等级</w:t>
            </w:r>
            <w:r>
              <w:t>&gt;:</w:t>
            </w:r>
            <w:r>
              <w:t>一等奖，二等奖，三等奖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48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FE510AB" w14:textId="77777777" w:rsidR="005431B0" w:rsidRDefault="00000000">
            <w:r>
              <w:t>获奖等级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49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1BD501C" w14:textId="77777777" w:rsidR="005431B0" w:rsidRDefault="00000000">
            <w:r>
              <w:t>非空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50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6B6E96F" w14:textId="77777777" w:rsidR="005431B0" w:rsidRDefault="00000000">
            <w:r>
              <w:t>获奖等级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51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26280F" w14:textId="77777777" w:rsidR="005431B0" w:rsidRDefault="00000000">
            <w:r>
              <w:t>字典单选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52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CDBA509" w14:textId="77777777" w:rsidR="005431B0" w:rsidRDefault="00000000">
            <w:r>
              <w:t>是</w:t>
            </w:r>
          </w:p>
        </w:tc>
      </w:tr>
      <w:tr w:rsidR="005431B0" w14:paraId="7EA05647" w14:textId="77777777" w:rsidTr="00000238">
        <w:trPr>
          <w:trHeight w:val="481"/>
          <w:jc w:val="center"/>
          <w:trPrChange w:id="753" w:author="can wang" w:date="2026-01-30T21:17:00Z" w16du:dateUtc="2026-01-30T13:17:00Z">
            <w:trPr>
              <w:gridAfter w:val="0"/>
              <w:trHeight w:val="481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54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1571F17" w14:textId="77777777" w:rsidR="005431B0" w:rsidRDefault="00000000">
            <w:r>
              <w:t>6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55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6508083" w14:textId="77777777" w:rsidR="005431B0" w:rsidRDefault="00000000">
            <w:r>
              <w:t>track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56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95EDC2E" w14:textId="77777777" w:rsidR="005431B0" w:rsidRDefault="00000000">
            <w:proofErr w:type="gramStart"/>
            <w:r>
              <w:t>String(</w:t>
            </w:r>
            <w:proofErr w:type="gramEnd"/>
            <w:r>
              <w:t>200)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57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731D290" w14:textId="77777777" w:rsidR="005431B0" w:rsidRDefault="00000000">
            <w:r>
              <w:t>赛道</w:t>
            </w:r>
            <w:r>
              <w:t>/</w:t>
            </w:r>
            <w:r>
              <w:t>竞赛项目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58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D67AFE8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59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DD45010" w14:textId="77777777" w:rsidR="005431B0" w:rsidRDefault="00000000">
            <w:r>
              <w:t>赛道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60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5106E87" w14:textId="77777777" w:rsidR="005431B0" w:rsidRDefault="00000000">
            <w:r>
              <w:t>文本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61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26CD621" w14:textId="77777777" w:rsidR="005431B0" w:rsidRDefault="00000000">
            <w:r>
              <w:t>否</w:t>
            </w:r>
          </w:p>
        </w:tc>
      </w:tr>
      <w:tr w:rsidR="005431B0" w14:paraId="72440392" w14:textId="77777777" w:rsidTr="00000238">
        <w:trPr>
          <w:trHeight w:val="477"/>
          <w:jc w:val="center"/>
          <w:trPrChange w:id="762" w:author="can wang" w:date="2026-01-30T21:17:00Z" w16du:dateUtc="2026-01-30T13:17:00Z">
            <w:trPr>
              <w:gridAfter w:val="0"/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63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45FACD3" w14:textId="77777777" w:rsidR="005431B0" w:rsidRDefault="00000000">
            <w:r>
              <w:t>7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64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575BF4A" w14:textId="77777777" w:rsidR="005431B0" w:rsidRDefault="00000000">
            <w:proofErr w:type="spellStart"/>
            <w:r>
              <w:t>certificate_no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65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1387344" w14:textId="77777777" w:rsidR="005431B0" w:rsidRDefault="00000000">
            <w:proofErr w:type="gramStart"/>
            <w:r>
              <w:t>String(</w:t>
            </w:r>
            <w:proofErr w:type="gramEnd"/>
            <w:r>
              <w:t>100)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66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DAADB6F" w14:textId="77777777" w:rsidR="005431B0" w:rsidRDefault="00000000">
            <w:r>
              <w:t>证书编号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67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EB1022C" w14:textId="77777777" w:rsidR="005431B0" w:rsidRDefault="00000000">
            <w:r>
              <w:t>唯一</w:t>
            </w:r>
            <w:r>
              <w:t>,</w:t>
            </w:r>
            <w:r>
              <w:t>非空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68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7AD2B73" w14:textId="77777777" w:rsidR="005431B0" w:rsidRDefault="00000000">
            <w:r>
              <w:t>证书编号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69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968AFF9" w14:textId="77777777" w:rsidR="005431B0" w:rsidRDefault="00000000">
            <w:r>
              <w:t>文本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70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033AB18" w14:textId="77777777" w:rsidR="005431B0" w:rsidRDefault="00000000">
            <w:r>
              <w:t>是</w:t>
            </w:r>
          </w:p>
        </w:tc>
      </w:tr>
      <w:tr w:rsidR="005431B0" w14:paraId="2579E7CB" w14:textId="77777777" w:rsidTr="00000238">
        <w:trPr>
          <w:trHeight w:val="603"/>
          <w:jc w:val="center"/>
          <w:trPrChange w:id="771" w:author="can wang" w:date="2026-01-30T21:17:00Z" w16du:dateUtc="2026-01-30T13:17:00Z">
            <w:trPr>
              <w:gridAfter w:val="0"/>
              <w:trHeight w:val="603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72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9375DB5" w14:textId="77777777" w:rsidR="005431B0" w:rsidRDefault="00000000">
            <w:r>
              <w:t>8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73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C12C61E" w14:textId="77777777" w:rsidR="005431B0" w:rsidRDefault="00000000">
            <w:r>
              <w:t>group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74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7473B33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组别</w:t>
            </w:r>
            <w:r>
              <w:t>&gt;:</w:t>
            </w:r>
            <w:r>
              <w:t>本科生，研究生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75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B6E640" w14:textId="77777777" w:rsidR="005431B0" w:rsidRDefault="00000000">
            <w:r>
              <w:t>组别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76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DABED1A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77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7B40611" w14:textId="77777777" w:rsidR="005431B0" w:rsidRDefault="00000000">
            <w:r>
              <w:t>组别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78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0598B52" w14:textId="77777777" w:rsidR="005431B0" w:rsidRDefault="00000000">
            <w:r>
              <w:t>字典单选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79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642BE20" w14:textId="77777777" w:rsidR="005431B0" w:rsidRDefault="00000000">
            <w:r>
              <w:t>否</w:t>
            </w:r>
          </w:p>
        </w:tc>
      </w:tr>
      <w:tr w:rsidR="005431B0" w14:paraId="2D1E6A38" w14:textId="77777777" w:rsidTr="00000238">
        <w:trPr>
          <w:trHeight w:val="603"/>
          <w:jc w:val="center"/>
          <w:trPrChange w:id="780" w:author="can wang" w:date="2026-01-30T21:17:00Z" w16du:dateUtc="2026-01-30T13:17:00Z">
            <w:trPr>
              <w:gridAfter w:val="0"/>
              <w:trHeight w:val="603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81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984BCB3" w14:textId="77777777" w:rsidR="005431B0" w:rsidRDefault="00000000">
            <w:r>
              <w:t>9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82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447E828" w14:textId="77777777" w:rsidR="005431B0" w:rsidRDefault="00000000">
            <w:proofErr w:type="spellStart"/>
            <w:r>
              <w:t>award_time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83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5A22B29" w14:textId="77777777" w:rsidR="005431B0" w:rsidRDefault="00000000">
            <w:r>
              <w:t>Date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84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95E9B90" w14:textId="77777777" w:rsidR="005431B0" w:rsidRDefault="00000000">
            <w:r>
              <w:t>获奖时间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85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D82AAB8" w14:textId="77777777" w:rsidR="005431B0" w:rsidRDefault="00000000">
            <w:r>
              <w:t>非空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86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8DC32A8" w14:textId="77777777" w:rsidR="005431B0" w:rsidRDefault="00000000">
            <w:r>
              <w:t>获奖时间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87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2901A65" w14:textId="77777777" w:rsidR="005431B0" w:rsidRDefault="00000000">
            <w:r>
              <w:t>日期选择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88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D51537B" w14:textId="77777777" w:rsidR="005431B0" w:rsidRDefault="00000000">
            <w:r>
              <w:t>是</w:t>
            </w:r>
          </w:p>
        </w:tc>
      </w:tr>
      <w:tr w:rsidR="005431B0" w14:paraId="7249D59A" w14:textId="77777777" w:rsidTr="00000238">
        <w:trPr>
          <w:trHeight w:val="603"/>
          <w:jc w:val="center"/>
          <w:del w:id="789" w:author="徐传运 Shepherd" w:date="2025-11-17T23:05:00Z"/>
          <w:trPrChange w:id="790" w:author="can wang" w:date="2026-01-30T21:17:00Z" w16du:dateUtc="2026-01-30T13:17:00Z">
            <w:trPr>
              <w:gridAfter w:val="0"/>
              <w:trHeight w:val="603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91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3FC77C4" w14:textId="77777777" w:rsidR="005431B0" w:rsidRDefault="00000000">
            <w:r>
              <w:t>10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92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78B8220" w14:textId="77777777" w:rsidR="005431B0" w:rsidRDefault="00000000">
            <w:r>
              <w:t>fee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93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E0C035A" w14:textId="77777777" w:rsidR="005431B0" w:rsidRDefault="00000000">
            <w:r>
              <w:t>Double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94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DE98BF4" w14:textId="77777777" w:rsidR="005431B0" w:rsidRDefault="00000000">
            <w:r>
              <w:t>报名费金额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95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3AAFE02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96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1DF81EC" w14:textId="77777777" w:rsidR="005431B0" w:rsidRDefault="00000000">
            <w:r>
              <w:t>报名金额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97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688037D" w14:textId="77777777" w:rsidR="005431B0" w:rsidRDefault="00000000">
            <w:r>
              <w:t>数字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98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AFABA90" w14:textId="77777777" w:rsidR="005431B0" w:rsidRDefault="00000000">
            <w:r>
              <w:t>否</w:t>
            </w:r>
          </w:p>
        </w:tc>
      </w:tr>
      <w:tr w:rsidR="0029445A" w14:paraId="357F4A34" w14:textId="77777777" w:rsidTr="00000238">
        <w:trPr>
          <w:trHeight w:val="603"/>
          <w:jc w:val="center"/>
          <w:ins w:id="799" w:author="can wang" w:date="2026-01-30T21:17:00Z" w16du:dateUtc="2026-01-30T13:17:00Z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8D76" w14:textId="77777777" w:rsidR="0029445A" w:rsidRDefault="0029445A">
            <w:pPr>
              <w:rPr>
                <w:ins w:id="800" w:author="can wang" w:date="2026-01-30T21:17:00Z" w16du:dateUtc="2026-01-30T13:17:00Z"/>
              </w:rPr>
            </w:pP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D245" w14:textId="0FEABA8C" w:rsidR="0029445A" w:rsidRDefault="0029445A">
            <w:pPr>
              <w:rPr>
                <w:ins w:id="801" w:author="can wang" w:date="2026-01-30T21:17:00Z" w16du:dateUtc="2026-01-30T13:17:00Z"/>
              </w:rPr>
            </w:pPr>
            <w:ins w:id="802" w:author="can wang" w:date="2026-01-30T21:17:00Z" w16du:dateUtc="2026-01-30T13:17:00Z">
              <w:r>
                <w:t>Y</w:t>
              </w:r>
              <w:r>
                <w:rPr>
                  <w:rFonts w:hint="eastAsia"/>
                </w:rPr>
                <w:t>ear</w:t>
              </w:r>
            </w:ins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51D7" w14:textId="79C33886" w:rsidR="0029445A" w:rsidRDefault="00BF1DDA">
            <w:pPr>
              <w:rPr>
                <w:ins w:id="803" w:author="can wang" w:date="2026-01-30T21:17:00Z" w16du:dateUtc="2026-01-30T13:17:00Z"/>
              </w:rPr>
            </w:pPr>
            <w:ins w:id="804" w:author="can wang" w:date="2026-01-30T21:23:00Z" w16du:dateUtc="2026-01-30T13:23:00Z"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int</w:t>
              </w:r>
            </w:ins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DAED2" w14:textId="77777777" w:rsidR="0029445A" w:rsidRDefault="0029445A">
            <w:pPr>
              <w:rPr>
                <w:ins w:id="805" w:author="can wang" w:date="2026-01-30T21:17:00Z" w16du:dateUtc="2026-01-30T13:17:00Z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A919" w14:textId="77777777" w:rsidR="0029445A" w:rsidRDefault="0029445A">
            <w:pPr>
              <w:rPr>
                <w:ins w:id="806" w:author="can wang" w:date="2026-01-30T21:17:00Z" w16du:dateUtc="2026-01-30T13:17:00Z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F2D6" w14:textId="6E4994E9" w:rsidR="0029445A" w:rsidRDefault="00BF1DDA">
            <w:pPr>
              <w:rPr>
                <w:ins w:id="807" w:author="can wang" w:date="2026-01-30T21:17:00Z" w16du:dateUtc="2026-01-30T13:17:00Z"/>
              </w:rPr>
            </w:pPr>
            <w:ins w:id="808" w:author="can wang" w:date="2026-01-30T21:23:00Z" w16du:dateUtc="2026-01-30T13:23:00Z"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成果所属年份</w:t>
              </w:r>
            </w:ins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FAB8B" w14:textId="77AEEC8E" w:rsidR="0029445A" w:rsidRDefault="00BF1DDA">
            <w:pPr>
              <w:rPr>
                <w:ins w:id="809" w:author="can wang" w:date="2026-01-30T21:17:00Z" w16du:dateUtc="2026-01-30T13:17:00Z"/>
              </w:rPr>
            </w:pPr>
            <w:ins w:id="810" w:author="can wang" w:date="2026-01-30T21:23:00Z" w16du:dateUtc="2026-01-30T13:23:00Z">
              <w:r>
                <w:rPr>
                  <w:rFonts w:hint="eastAsia"/>
                </w:rPr>
                <w:t>数字</w:t>
              </w:r>
            </w:ins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EF5B" w14:textId="0FEA5B21" w:rsidR="0029445A" w:rsidRDefault="00BF1DDA">
            <w:pPr>
              <w:rPr>
                <w:ins w:id="811" w:author="can wang" w:date="2026-01-30T21:17:00Z" w16du:dateUtc="2026-01-30T13:17:00Z"/>
              </w:rPr>
            </w:pPr>
            <w:ins w:id="812" w:author="can wang" w:date="2026-01-30T21:23:00Z" w16du:dateUtc="2026-01-30T13:23:00Z">
              <w:r>
                <w:rPr>
                  <w:rFonts w:hint="eastAsia"/>
                </w:rPr>
                <w:t>是</w:t>
              </w:r>
            </w:ins>
          </w:p>
        </w:tc>
      </w:tr>
      <w:tr w:rsidR="0029445A" w14:paraId="035C2C42" w14:textId="77777777" w:rsidTr="00000238">
        <w:trPr>
          <w:trHeight w:val="603"/>
          <w:jc w:val="center"/>
          <w:ins w:id="813" w:author="can wang" w:date="2026-01-30T21:17:00Z" w16du:dateUtc="2026-01-30T13:17:00Z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C711" w14:textId="77777777" w:rsidR="0029445A" w:rsidRDefault="0029445A">
            <w:pPr>
              <w:rPr>
                <w:ins w:id="814" w:author="can wang" w:date="2026-01-30T21:17:00Z" w16du:dateUtc="2026-01-30T13:17:00Z"/>
              </w:rPr>
            </w:pP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A912" w14:textId="5B0136E3" w:rsidR="0029445A" w:rsidRDefault="0029445A">
            <w:pPr>
              <w:rPr>
                <w:ins w:id="815" w:author="can wang" w:date="2026-01-30T21:17:00Z" w16du:dateUtc="2026-01-30T13:17:00Z"/>
              </w:rPr>
            </w:pPr>
            <w:proofErr w:type="spellStart"/>
            <w:ins w:id="816" w:author="can wang" w:date="2026-01-30T21:20:00Z" w16du:dateUtc="2026-01-30T13:20:00Z">
              <w:r w:rsidRPr="0029445A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is_reimburse</w:t>
              </w:r>
            </w:ins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05D5" w14:textId="3BB5122C" w:rsidR="0029445A" w:rsidRDefault="00BF1DDA">
            <w:pPr>
              <w:rPr>
                <w:ins w:id="817" w:author="can wang" w:date="2026-01-30T21:17:00Z" w16du:dateUtc="2026-01-30T13:17:00Z"/>
              </w:rPr>
            </w:pPr>
            <w:proofErr w:type="spellStart"/>
            <w:proofErr w:type="gramStart"/>
            <w:ins w:id="818" w:author="can wang" w:date="2026-01-30T21:22:00Z" w16du:dateUtc="2026-01-30T13:22:00Z"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tinyint</w:t>
              </w:r>
              <w:proofErr w:type="spellEnd"/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(</w:t>
              </w:r>
              <w:proofErr w:type="gramEnd"/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1)</w:t>
              </w:r>
            </w:ins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A49A" w14:textId="20F53905" w:rsidR="0029445A" w:rsidRDefault="00BF1DDA">
            <w:pPr>
              <w:rPr>
                <w:ins w:id="819" w:author="can wang" w:date="2026-01-30T21:17:00Z" w16du:dateUtc="2026-01-30T13:17:00Z"/>
              </w:rPr>
            </w:pPr>
            <w:ins w:id="820" w:author="can wang" w:date="2026-01-30T21:22:00Z" w16du:dateUtc="2026-01-30T13:22:00Z"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是否报销</w:t>
              </w:r>
            </w:ins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89B43" w14:textId="77777777" w:rsidR="0029445A" w:rsidRDefault="0029445A">
            <w:pPr>
              <w:rPr>
                <w:ins w:id="821" w:author="can wang" w:date="2026-01-30T21:17:00Z" w16du:dateUtc="2026-01-30T13:17:00Z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921B9" w14:textId="2EF6DCEB" w:rsidR="0029445A" w:rsidRDefault="00BF1DDA">
            <w:pPr>
              <w:rPr>
                <w:ins w:id="822" w:author="can wang" w:date="2026-01-30T21:17:00Z" w16du:dateUtc="2026-01-30T13:17:00Z"/>
              </w:rPr>
            </w:pPr>
            <w:ins w:id="823" w:author="can wang" w:date="2026-01-30T21:22:00Z" w16du:dateUtc="2026-01-30T13:22:00Z"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是否报销</w:t>
              </w:r>
            </w:ins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7B83" w14:textId="31D00750" w:rsidR="0029445A" w:rsidRDefault="00BF1DDA">
            <w:pPr>
              <w:rPr>
                <w:ins w:id="824" w:author="can wang" w:date="2026-01-30T21:17:00Z" w16du:dateUtc="2026-01-30T13:17:00Z"/>
              </w:rPr>
            </w:pPr>
            <w:ins w:id="825" w:author="can wang" w:date="2026-01-30T21:23:00Z" w16du:dateUtc="2026-01-30T13:23:00Z">
              <w:r>
                <w:rPr>
                  <w:rFonts w:hint="eastAsia"/>
                </w:rPr>
                <w:t>文本</w:t>
              </w:r>
            </w:ins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5178" w14:textId="3A69DE9C" w:rsidR="0029445A" w:rsidRDefault="00BF1DDA">
            <w:pPr>
              <w:rPr>
                <w:ins w:id="826" w:author="can wang" w:date="2026-01-30T21:17:00Z" w16du:dateUtc="2026-01-30T13:17:00Z"/>
              </w:rPr>
            </w:pPr>
            <w:ins w:id="827" w:author="can wang" w:date="2026-01-30T21:23:00Z" w16du:dateUtc="2026-01-30T13:23:00Z">
              <w:r>
                <w:rPr>
                  <w:rFonts w:hint="eastAsia"/>
                </w:rPr>
                <w:t>是</w:t>
              </w:r>
            </w:ins>
          </w:p>
        </w:tc>
      </w:tr>
      <w:tr w:rsidR="00000238" w14:paraId="52DCCD5A" w14:textId="77777777" w:rsidTr="00000238">
        <w:trPr>
          <w:trHeight w:val="603"/>
          <w:jc w:val="center"/>
          <w:ins w:id="828" w:author="can wang" w:date="2026-01-30T21:17:00Z" w16du:dateUtc="2026-01-30T13:17:00Z"/>
          <w:trPrChange w:id="829" w:author="can wang" w:date="2026-01-30T21:17:00Z" w16du:dateUtc="2026-01-30T13:17:00Z">
            <w:trPr>
              <w:trHeight w:val="603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30" w:author="can wang" w:date="2026-01-30T21:17:00Z" w16du:dateUtc="2026-01-30T13:17:00Z">
              <w:tcPr>
                <w:tcW w:w="28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FAFD54C" w14:textId="77777777" w:rsidR="00000238" w:rsidRDefault="00000238">
            <w:pPr>
              <w:rPr>
                <w:ins w:id="831" w:author="can wang" w:date="2026-01-30T21:17:00Z" w16du:dateUtc="2026-01-30T13:17:00Z"/>
              </w:rPr>
            </w:pP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32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796AFC1" w14:textId="05957618" w:rsidR="00000238" w:rsidRDefault="0029445A">
            <w:pPr>
              <w:rPr>
                <w:ins w:id="833" w:author="can wang" w:date="2026-01-30T21:17:00Z" w16du:dateUtc="2026-01-30T13:17:00Z"/>
              </w:rPr>
            </w:pPr>
            <w:proofErr w:type="spellStart"/>
            <w:ins w:id="834" w:author="can wang" w:date="2026-01-30T21:21:00Z" w16du:dateUtc="2026-01-30T13:21:00Z"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is_supplement</w:t>
              </w:r>
            </w:ins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35" w:author="can wang" w:date="2026-01-30T21:17:00Z" w16du:dateUtc="2026-01-30T13:17:00Z">
              <w:tcPr>
                <w:tcW w:w="1023" w:type="pct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AE17593" w14:textId="2FCD2E35" w:rsidR="00000238" w:rsidRDefault="0029445A">
            <w:pPr>
              <w:rPr>
                <w:ins w:id="836" w:author="can wang" w:date="2026-01-30T21:17:00Z" w16du:dateUtc="2026-01-30T13:17:00Z"/>
              </w:rPr>
            </w:pPr>
            <w:proofErr w:type="spellStart"/>
            <w:proofErr w:type="gramStart"/>
            <w:ins w:id="837" w:author="can wang" w:date="2026-01-30T21:21:00Z" w16du:dateUtc="2026-01-30T13:21:00Z"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tinyint</w:t>
              </w:r>
              <w:proofErr w:type="spellEnd"/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(</w:t>
              </w:r>
              <w:proofErr w:type="gramEnd"/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1)</w:t>
              </w:r>
            </w:ins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38" w:author="can wang" w:date="2026-01-30T21:17:00Z" w16du:dateUtc="2026-01-30T13:17:00Z">
              <w:tcPr>
                <w:tcW w:w="911" w:type="pct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66868FC" w14:textId="133327FD" w:rsidR="00000238" w:rsidRDefault="0029445A">
            <w:pPr>
              <w:rPr>
                <w:ins w:id="839" w:author="can wang" w:date="2026-01-30T21:17:00Z" w16du:dateUtc="2026-01-30T13:17:00Z"/>
              </w:rPr>
            </w:pPr>
            <w:ins w:id="840" w:author="can wang" w:date="2026-01-30T21:21:00Z" w16du:dateUtc="2026-01-30T13:21:00Z"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是否补录</w:t>
              </w:r>
            </w:ins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41" w:author="can wang" w:date="2026-01-30T21:17:00Z" w16du:dateUtc="2026-01-30T13:17:00Z">
              <w:tcPr>
                <w:tcW w:w="4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E906AA1" w14:textId="77777777" w:rsidR="00000238" w:rsidRDefault="00000238">
            <w:pPr>
              <w:rPr>
                <w:ins w:id="842" w:author="can wang" w:date="2026-01-30T21:17:00Z" w16du:dateUtc="2026-01-30T13:17:00Z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43" w:author="can wang" w:date="2026-01-30T21:17:00Z" w16du:dateUtc="2026-01-30T13:17:00Z">
              <w:tcPr>
                <w:tcW w:w="49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5578F96" w14:textId="2F8A9741" w:rsidR="00000238" w:rsidRDefault="0029445A">
            <w:pPr>
              <w:rPr>
                <w:ins w:id="844" w:author="can wang" w:date="2026-01-30T21:17:00Z" w16du:dateUtc="2026-01-30T13:17:00Z"/>
              </w:rPr>
            </w:pPr>
            <w:ins w:id="845" w:author="can wang" w:date="2026-01-30T21:21:00Z" w16du:dateUtc="2026-01-30T13:21:00Z">
              <w:r w:rsidRPr="00D8114D">
                <w:rPr>
                  <w:rFonts w:ascii="Segoe UI" w:eastAsia="宋体" w:hAnsi="Segoe UI" w:cs="Segoe UI"/>
                  <w:kern w:val="0"/>
                  <w:sz w:val="23"/>
                  <w:szCs w:val="23"/>
                </w:rPr>
                <w:t>是否补录</w:t>
              </w:r>
            </w:ins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46" w:author="can wang" w:date="2026-01-30T21:17:00Z" w16du:dateUtc="2026-01-30T13:17:00Z">
              <w:tcPr>
                <w:tcW w:w="2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B2C32F3" w14:textId="71633F94" w:rsidR="00000238" w:rsidRDefault="0029445A">
            <w:pPr>
              <w:rPr>
                <w:ins w:id="847" w:author="can wang" w:date="2026-01-30T21:17:00Z" w16du:dateUtc="2026-01-30T13:17:00Z"/>
              </w:rPr>
            </w:pPr>
            <w:ins w:id="848" w:author="can wang" w:date="2026-01-30T21:22:00Z" w16du:dateUtc="2026-01-30T13:22:00Z">
              <w:r>
                <w:rPr>
                  <w:rFonts w:hint="eastAsia"/>
                </w:rPr>
                <w:t>文本</w:t>
              </w:r>
            </w:ins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49" w:author="can wang" w:date="2026-01-30T21:17:00Z" w16du:dateUtc="2026-01-30T13:17:00Z">
              <w:tcPr>
                <w:tcW w:w="26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9AB7CBA" w14:textId="5C48F384" w:rsidR="00000238" w:rsidRDefault="0029445A">
            <w:pPr>
              <w:rPr>
                <w:ins w:id="850" w:author="can wang" w:date="2026-01-30T21:17:00Z" w16du:dateUtc="2026-01-30T13:17:00Z"/>
              </w:rPr>
            </w:pPr>
            <w:ins w:id="851" w:author="can wang" w:date="2026-01-30T21:22:00Z" w16du:dateUtc="2026-01-30T13:22:00Z">
              <w:r>
                <w:rPr>
                  <w:rFonts w:hint="eastAsia"/>
                </w:rPr>
                <w:t>是</w:t>
              </w:r>
            </w:ins>
          </w:p>
        </w:tc>
      </w:tr>
      <w:tr w:rsidR="005431B0" w14:paraId="18AA8BC0" w14:textId="77777777" w:rsidTr="00000238">
        <w:trPr>
          <w:trHeight w:val="603"/>
          <w:jc w:val="center"/>
          <w:trPrChange w:id="852" w:author="can wang" w:date="2026-01-30T21:17:00Z" w16du:dateUtc="2026-01-30T13:17:00Z">
            <w:trPr>
              <w:gridAfter w:val="0"/>
              <w:trHeight w:val="603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53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FD3EC38" w14:textId="77777777" w:rsidR="005431B0" w:rsidRDefault="00000000">
            <w:r>
              <w:t>11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54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01A0C3E" w14:textId="77777777" w:rsidR="005431B0" w:rsidRDefault="00000000">
            <w:proofErr w:type="spellStart"/>
            <w:r>
              <w:t>reimbursement_fee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55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2546F94" w14:textId="77777777" w:rsidR="005431B0" w:rsidRDefault="00000000">
            <w:r>
              <w:t>Double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56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C495E6E" w14:textId="77777777" w:rsidR="005431B0" w:rsidRDefault="00000000">
            <w:r>
              <w:t>报销金额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57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5B85762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58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BFD37FF" w14:textId="77777777" w:rsidR="005431B0" w:rsidRDefault="00000000">
            <w:r>
              <w:t>报销金额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59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C5A12F7" w14:textId="77777777" w:rsidR="005431B0" w:rsidRDefault="00000000">
            <w:r>
              <w:t>数字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60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6968C10" w14:textId="77777777" w:rsidR="005431B0" w:rsidRDefault="00000000">
            <w:r>
              <w:t>否</w:t>
            </w:r>
          </w:p>
        </w:tc>
      </w:tr>
      <w:tr w:rsidR="005431B0" w14:paraId="1D3AEC26" w14:textId="77777777" w:rsidTr="00000238">
        <w:trPr>
          <w:trHeight w:val="603"/>
          <w:jc w:val="center"/>
          <w:trPrChange w:id="861" w:author="can wang" w:date="2026-01-30T21:17:00Z" w16du:dateUtc="2026-01-30T13:17:00Z">
            <w:trPr>
              <w:gridAfter w:val="0"/>
              <w:trHeight w:val="603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62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887FEE0" w14:textId="77777777" w:rsidR="005431B0" w:rsidRDefault="00000000">
            <w:r>
              <w:t>12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63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449D901" w14:textId="77777777" w:rsidR="005431B0" w:rsidRDefault="00000000">
            <w:proofErr w:type="spellStart"/>
            <w:r>
              <w:t>reimbursement_ratio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64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016B821" w14:textId="77777777" w:rsidR="005431B0" w:rsidRDefault="00000000">
            <w:r>
              <w:t>Integer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65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2A2AFBE" w14:textId="77777777" w:rsidR="005431B0" w:rsidRDefault="00000000">
            <w:r>
              <w:t>报销百分比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66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63CD947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67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76836B0" w14:textId="77777777" w:rsidR="005431B0" w:rsidRDefault="00000000">
            <w:r>
              <w:t>报销比例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68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406B2C3" w14:textId="77777777" w:rsidR="005431B0" w:rsidRDefault="00000000">
            <w:r>
              <w:t>数字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69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004BEDA" w14:textId="77777777" w:rsidR="005431B0" w:rsidRDefault="00000000">
            <w:r>
              <w:t>是</w:t>
            </w:r>
          </w:p>
        </w:tc>
      </w:tr>
      <w:tr w:rsidR="005431B0" w14:paraId="6F141BA7" w14:textId="77777777" w:rsidTr="00000238">
        <w:trPr>
          <w:trHeight w:val="477"/>
          <w:jc w:val="center"/>
          <w:trPrChange w:id="870" w:author="can wang" w:date="2026-01-30T21:17:00Z" w16du:dateUtc="2026-01-30T13:17:00Z">
            <w:trPr>
              <w:gridAfter w:val="0"/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71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11A8D21" w14:textId="77777777" w:rsidR="005431B0" w:rsidRDefault="00000000">
            <w:r>
              <w:t>13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72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2A52652" w14:textId="77777777" w:rsidR="005431B0" w:rsidRDefault="00000000">
            <w:proofErr w:type="spellStart"/>
            <w:r>
              <w:t>reimbursement_item_id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73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4BBF0E1" w14:textId="77777777" w:rsidR="005431B0" w:rsidRDefault="00000000">
            <w:r>
              <w:t>Long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74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914C074" w14:textId="77777777" w:rsidR="005431B0" w:rsidRDefault="00000000">
            <w:r>
              <w:t>报销项目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75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C27FE61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76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55699B7" w14:textId="77777777" w:rsidR="005431B0" w:rsidRDefault="00000000">
            <w:r>
              <w:t>ReimbursementItems.id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77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653F074" w14:textId="77777777" w:rsidR="005431B0" w:rsidRDefault="00000000">
            <w:r>
              <w:t>文本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78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D3C4611" w14:textId="77777777" w:rsidR="005431B0" w:rsidRDefault="00000000">
            <w:r>
              <w:t>否</w:t>
            </w:r>
          </w:p>
        </w:tc>
      </w:tr>
      <w:tr w:rsidR="005431B0" w14:paraId="350C8512" w14:textId="77777777" w:rsidTr="00000238">
        <w:trPr>
          <w:trHeight w:val="101"/>
          <w:jc w:val="center"/>
          <w:trPrChange w:id="879" w:author="can wang" w:date="2026-01-30T21:17:00Z" w16du:dateUtc="2026-01-30T13:17:00Z">
            <w:trPr>
              <w:gridAfter w:val="0"/>
              <w:trHeight w:val="101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80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C58CF4A" w14:textId="77777777" w:rsidR="005431B0" w:rsidRDefault="00000000">
            <w:r>
              <w:t>14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81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6155745" w14:textId="77777777" w:rsidR="005431B0" w:rsidRDefault="00000000">
            <w:proofErr w:type="spellStart"/>
            <w:r>
              <w:t>reimbursement_date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82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BC1E8FB" w14:textId="77777777" w:rsidR="005431B0" w:rsidRDefault="00000000">
            <w:r>
              <w:t>Date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83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913A2D9" w14:textId="77777777" w:rsidR="005431B0" w:rsidRDefault="00000000">
            <w:r>
              <w:t>报销发放时间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84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15B4B7B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85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66B6FB1" w14:textId="77777777" w:rsidR="005431B0" w:rsidRDefault="00000000">
            <w:r>
              <w:t>是否发放</w:t>
            </w:r>
            <w:r>
              <w:t>/</w:t>
            </w:r>
            <w:r>
              <w:t>发放时间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86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2A8DA7B" w14:textId="77777777" w:rsidR="005431B0" w:rsidRDefault="00000000">
            <w:r>
              <w:t>日期选择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87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2D259DA" w14:textId="77777777" w:rsidR="005431B0" w:rsidRDefault="00000000">
            <w:r>
              <w:t>否</w:t>
            </w:r>
          </w:p>
        </w:tc>
      </w:tr>
      <w:tr w:rsidR="005431B0" w14:paraId="000E8DAB" w14:textId="77777777" w:rsidTr="00000238">
        <w:trPr>
          <w:trHeight w:val="477"/>
          <w:jc w:val="center"/>
          <w:trPrChange w:id="888" w:author="can wang" w:date="2026-01-30T21:17:00Z" w16du:dateUtc="2026-01-30T13:17:00Z">
            <w:trPr>
              <w:gridAfter w:val="0"/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89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ACDF0BE" w14:textId="77777777" w:rsidR="005431B0" w:rsidRDefault="00000000">
            <w:r>
              <w:t>15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90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99955E8" w14:textId="77777777" w:rsidR="005431B0" w:rsidRDefault="00000000">
            <w:proofErr w:type="spellStart"/>
            <w:r>
              <w:t>owner_dep_id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91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A81778E" w14:textId="77777777" w:rsidR="005431B0" w:rsidRDefault="00000000">
            <w:r>
              <w:t>Long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92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3D446FF" w14:textId="77777777" w:rsidR="005431B0" w:rsidRDefault="00000000">
            <w:r>
              <w:t>归属学院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93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1B47842" w14:textId="77777777" w:rsidR="005431B0" w:rsidRDefault="00000000">
            <w:r>
              <w:t>非空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94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3764ABA" w14:textId="77777777" w:rsidR="005431B0" w:rsidRDefault="00000000">
            <w:proofErr w:type="spellStart"/>
            <w:r>
              <w:t>sys_dept.dept_id</w:t>
            </w:r>
            <w:proofErr w:type="spellEnd"/>
            <w:r>
              <w:t>（顶层学院）；用于多学院数据隔离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95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C1D97BD" w14:textId="77777777" w:rsidR="005431B0" w:rsidRDefault="00000000">
            <w:r>
              <w:t>部门选择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96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6530328" w14:textId="77777777" w:rsidR="005431B0" w:rsidRDefault="00000000">
            <w:r>
              <w:t>是</w:t>
            </w:r>
          </w:p>
        </w:tc>
      </w:tr>
      <w:tr w:rsidR="005431B0" w14:paraId="05DC7861" w14:textId="77777777" w:rsidTr="00000238">
        <w:trPr>
          <w:trHeight w:val="477"/>
          <w:jc w:val="center"/>
          <w:ins w:id="897" w:author="徐传运 Shepherd" w:date="2025-11-17T23:08:00Z"/>
          <w:trPrChange w:id="898" w:author="can wang" w:date="2026-01-30T21:17:00Z" w16du:dateUtc="2026-01-30T13:17:00Z">
            <w:trPr>
              <w:gridAfter w:val="0"/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899" w:author="can wang" w:date="2026-01-30T21:17:00Z" w16du:dateUtc="2026-01-30T13:17:00Z">
              <w:tcPr>
                <w:tcW w:w="2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9ACD2AC" w14:textId="77777777" w:rsidR="005431B0" w:rsidRDefault="00000000">
            <w:r>
              <w:t>16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00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61AF2B7" w14:textId="77777777" w:rsidR="005431B0" w:rsidRDefault="00000000">
            <w:proofErr w:type="spellStart"/>
            <w:r>
              <w:t>submit_time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01" w:author="can wang" w:date="2026-01-30T21:17:00Z" w16du:dateUtc="2026-01-30T13:17:00Z">
              <w:tcPr>
                <w:tcW w:w="120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DE3557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02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1B122CB" w14:textId="77777777" w:rsidR="005431B0" w:rsidRDefault="00000000">
            <w:r>
              <w:t>提交时间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03" w:author="can wang" w:date="2026-01-30T21:17:00Z" w16du:dateUtc="2026-01-30T13:17:00Z">
              <w:tcPr>
                <w:tcW w:w="40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390BDEE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04" w:author="can wang" w:date="2026-01-30T21:17:00Z" w16du:dateUtc="2026-01-30T13:17:00Z">
              <w:tcPr>
                <w:tcW w:w="1053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D33ACA" w14:textId="77777777" w:rsidR="005431B0" w:rsidRDefault="00000000">
            <w:r>
              <w:t>为空表示未提交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05" w:author="can wang" w:date="2026-01-30T21:17:00Z" w16du:dateUtc="2026-01-30T13:17:00Z">
              <w:tcPr>
                <w:tcW w:w="2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C831D5E" w14:textId="77777777" w:rsidR="005431B0" w:rsidRDefault="00000000">
            <w:r>
              <w:t>日期时间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06" w:author="can wang" w:date="2026-01-30T21:17:00Z" w16du:dateUtc="2026-01-30T13:17:00Z">
              <w:tcPr>
                <w:tcW w:w="265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D0A6BA7" w14:textId="77777777" w:rsidR="005431B0" w:rsidRDefault="00000000">
            <w:r>
              <w:t>是</w:t>
            </w:r>
          </w:p>
        </w:tc>
      </w:tr>
      <w:tr w:rsidR="005431B0" w14:paraId="39DA2BFF" w14:textId="77777777" w:rsidTr="00000238">
        <w:trPr>
          <w:trHeight w:val="477"/>
          <w:jc w:val="center"/>
          <w:ins w:id="907" w:author="徐传运 Shepherd" w:date="2025-11-17T23:42:00Z"/>
          <w:trPrChange w:id="908" w:author="can wang" w:date="2026-01-30T21:17:00Z" w16du:dateUtc="2026-01-30T13:17:00Z">
            <w:trPr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09" w:author="can wang" w:date="2026-01-30T21:17:00Z" w16du:dateUtc="2026-01-30T13:17:00Z">
              <w:tcPr>
                <w:tcW w:w="28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3D0AA9A" w14:textId="77777777" w:rsidR="005431B0" w:rsidRDefault="00000000">
            <w:r>
              <w:t>17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10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72DB3FB" w14:textId="77777777" w:rsidR="005431B0" w:rsidRDefault="00000000">
            <w:proofErr w:type="spellStart"/>
            <w:r>
              <w:t>submit_by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11" w:author="can wang" w:date="2026-01-30T21:17:00Z" w16du:dateUtc="2026-01-30T13:17:00Z">
              <w:tcPr>
                <w:tcW w:w="1023" w:type="pct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F5E7C74" w14:textId="77777777" w:rsidR="005431B0" w:rsidRDefault="00000000">
            <w:r>
              <w:t>Long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12" w:author="can wang" w:date="2026-01-30T21:17:00Z" w16du:dateUtc="2026-01-30T13:17:00Z">
              <w:tcPr>
                <w:tcW w:w="911" w:type="pct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6D92091" w14:textId="77777777" w:rsidR="005431B0" w:rsidRDefault="00000000">
            <w:r>
              <w:t>提交人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13" w:author="can wang" w:date="2026-01-30T21:17:00Z" w16du:dateUtc="2026-01-30T13:17:00Z">
              <w:tcPr>
                <w:tcW w:w="4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C33DE2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14" w:author="can wang" w:date="2026-01-30T21:17:00Z" w16du:dateUtc="2026-01-30T13:17:00Z">
              <w:tcPr>
                <w:tcW w:w="49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729CD75" w14:textId="77777777" w:rsidR="005431B0" w:rsidRDefault="00000000">
            <w:proofErr w:type="spellStart"/>
            <w:r>
              <w:t>sys_user.user_id</w:t>
            </w:r>
            <w:proofErr w:type="spellEnd"/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15" w:author="can wang" w:date="2026-01-30T21:17:00Z" w16du:dateUtc="2026-01-30T13:17:00Z">
              <w:tcPr>
                <w:tcW w:w="2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9BBF0D8" w14:textId="77777777" w:rsidR="005431B0" w:rsidRDefault="00000000">
            <w:r>
              <w:t>文本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16" w:author="can wang" w:date="2026-01-30T21:17:00Z" w16du:dateUtc="2026-01-30T13:17:00Z">
              <w:tcPr>
                <w:tcW w:w="26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A138B86" w14:textId="77777777" w:rsidR="005431B0" w:rsidRDefault="00000000">
            <w:r>
              <w:t>否</w:t>
            </w:r>
          </w:p>
        </w:tc>
      </w:tr>
      <w:tr w:rsidR="005431B0" w14:paraId="08E08891" w14:textId="77777777" w:rsidTr="00000238">
        <w:trPr>
          <w:trHeight w:val="477"/>
          <w:jc w:val="center"/>
          <w:ins w:id="917" w:author="徐传运 Shepherd" w:date="2025-11-17T23:42:00Z"/>
          <w:trPrChange w:id="918" w:author="can wang" w:date="2026-01-30T21:17:00Z" w16du:dateUtc="2026-01-30T13:17:00Z">
            <w:trPr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19" w:author="can wang" w:date="2026-01-30T21:17:00Z" w16du:dateUtc="2026-01-30T13:17:00Z">
              <w:tcPr>
                <w:tcW w:w="28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ADC73AA" w14:textId="77777777" w:rsidR="005431B0" w:rsidRDefault="00000000">
            <w:r>
              <w:t>18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20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64E0E63" w14:textId="77777777" w:rsidR="005431B0" w:rsidRDefault="00000000">
            <w:proofErr w:type="spellStart"/>
            <w:r>
              <w:t>audit_time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21" w:author="can wang" w:date="2026-01-30T21:17:00Z" w16du:dateUtc="2026-01-30T13:17:00Z">
              <w:tcPr>
                <w:tcW w:w="1023" w:type="pct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B8AA655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22" w:author="can wang" w:date="2026-01-30T21:17:00Z" w16du:dateUtc="2026-01-30T13:17:00Z">
              <w:tcPr>
                <w:tcW w:w="911" w:type="pct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11BF7D4" w14:textId="77777777" w:rsidR="005431B0" w:rsidRDefault="00000000">
            <w:r>
              <w:t>审核时间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23" w:author="can wang" w:date="2026-01-30T21:17:00Z" w16du:dateUtc="2026-01-30T13:17:00Z">
              <w:tcPr>
                <w:tcW w:w="4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8FF378A" w14:textId="77777777" w:rsidR="005431B0" w:rsidRDefault="005431B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24" w:author="can wang" w:date="2026-01-30T21:17:00Z" w16du:dateUtc="2026-01-30T13:17:00Z">
              <w:tcPr>
                <w:tcW w:w="49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2027377" w14:textId="77777777" w:rsidR="005431B0" w:rsidRDefault="00000000">
            <w:r>
              <w:t>为空表示未审核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25" w:author="can wang" w:date="2026-01-30T21:17:00Z" w16du:dateUtc="2026-01-30T13:17:00Z">
              <w:tcPr>
                <w:tcW w:w="2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31456E7" w14:textId="77777777" w:rsidR="005431B0" w:rsidRDefault="00000000">
            <w:r>
              <w:t>日期时间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26" w:author="can wang" w:date="2026-01-30T21:17:00Z" w16du:dateUtc="2026-01-30T13:17:00Z">
              <w:tcPr>
                <w:tcW w:w="26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E569804" w14:textId="77777777" w:rsidR="005431B0" w:rsidRDefault="00000000">
            <w:r>
              <w:t>是</w:t>
            </w:r>
          </w:p>
        </w:tc>
      </w:tr>
      <w:tr w:rsidR="00BF1DDA" w14:paraId="2D2CE31D" w14:textId="77777777" w:rsidTr="007C35AC">
        <w:trPr>
          <w:trHeight w:val="477"/>
          <w:jc w:val="center"/>
          <w:trPrChange w:id="927" w:author="can wang" w:date="2026-01-30T21:26:00Z" w16du:dateUtc="2026-01-30T13:26:00Z">
            <w:trPr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28" w:author="can wang" w:date="2026-01-30T21:26:00Z" w16du:dateUtc="2026-01-30T13:26:00Z">
              <w:tcPr>
                <w:tcW w:w="282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1B64883" w14:textId="77777777" w:rsidR="00BF1DDA" w:rsidRDefault="00BF1DDA" w:rsidP="00BF1DDA"/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29" w:author="can wang" w:date="2026-01-30T21:26:00Z" w16du:dateUtc="2026-01-30T13:26:00Z">
              <w:tcPr>
                <w:tcW w:w="12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908BA34" w14:textId="10B3C119" w:rsidR="00BF1DDA" w:rsidRDefault="00BF1DDA" w:rsidP="00BF1DDA">
            <w:proofErr w:type="spellStart"/>
            <w:r w:rsidRPr="00BF1DDA">
              <w:rPr>
                <w:rPrChange w:id="930" w:author="can wang" w:date="2026-01-30T21:26:00Z" w16du:dateUtc="2026-01-30T13:26:00Z">
                  <w:rPr>
                    <w:rFonts w:ascii="Segoe UI" w:eastAsia="宋体" w:hAnsi="Segoe UI" w:cs="Segoe UI"/>
                    <w:kern w:val="0"/>
                    <w:sz w:val="23"/>
                    <w:szCs w:val="23"/>
                  </w:rPr>
                </w:rPrChange>
              </w:rPr>
              <w:t>dept_audit_status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931" w:author="can wang" w:date="2026-01-30T21:26:00Z" w16du:dateUtc="2026-01-30T13:26:00Z">
              <w:tcPr>
                <w:tcW w:w="1024" w:type="pct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EDC5D64" w14:textId="54E5D1F3" w:rsidR="00BF1DDA" w:rsidRDefault="00BF1DDA" w:rsidP="00BF1DDA">
            <w:proofErr w:type="spellStart"/>
            <w:r w:rsidRPr="00D8114D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32" w:author="can wang" w:date="2026-01-30T21:26:00Z" w16du:dateUtc="2026-01-30T13:26:00Z">
              <w:tcPr>
                <w:tcW w:w="912" w:type="pct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F7B2F3" w14:textId="7FB910E6" w:rsidR="00BF1DDA" w:rsidRDefault="00BF1DDA" w:rsidP="00BF1DDA">
            <w:pPr>
              <w:rPr>
                <w:rFonts w:hint="eastAsia"/>
              </w:rPr>
            </w:pPr>
            <w:r>
              <w:rPr>
                <w:rFonts w:hint="eastAsia"/>
              </w:rPr>
              <w:t>学院审核状态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33" w:author="can wang" w:date="2026-01-30T21:26:00Z" w16du:dateUtc="2026-01-30T13:26:00Z">
              <w:tcPr>
                <w:tcW w:w="4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798E427" w14:textId="77777777" w:rsidR="00BF1DDA" w:rsidRDefault="00BF1DDA" w:rsidP="00BF1DDA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34" w:author="can wang" w:date="2026-01-30T21:26:00Z" w16du:dateUtc="2026-01-30T13:26:00Z">
              <w:tcPr>
                <w:tcW w:w="49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F7577C6" w14:textId="3799594C" w:rsidR="00BF1DDA" w:rsidRDefault="00602CF0" w:rsidP="00BF1DDA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：待院级审核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：院级驳回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：院级通过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35" w:author="can wang" w:date="2026-01-30T21:26:00Z" w16du:dateUtc="2026-01-30T13:26:00Z">
              <w:tcPr>
                <w:tcW w:w="2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880A4F8" w14:textId="3221C8CD" w:rsidR="00BF1DDA" w:rsidRDefault="00BF1DDA" w:rsidP="00BF1DDA">
            <w:r>
              <w:t>字典单选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36" w:author="can wang" w:date="2026-01-30T21:26:00Z" w16du:dateUtc="2026-01-30T13:26:00Z">
              <w:tcPr>
                <w:tcW w:w="26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A45A739" w14:textId="2B06B36A" w:rsidR="00BF1DDA" w:rsidRDefault="00BF1DDA" w:rsidP="00BF1DDA">
            <w:r>
              <w:rPr>
                <w:rFonts w:hint="eastAsia"/>
              </w:rPr>
              <w:t>否</w:t>
            </w:r>
          </w:p>
        </w:tc>
      </w:tr>
      <w:tr w:rsidR="00602CF0" w14:paraId="31E52DCE" w14:textId="77777777" w:rsidTr="00C519AA">
        <w:trPr>
          <w:trHeight w:val="477"/>
          <w:jc w:val="center"/>
          <w:trPrChange w:id="937" w:author="can wang" w:date="2026-01-30T21:26:00Z" w16du:dateUtc="2026-01-30T13:26:00Z">
            <w:trPr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38" w:author="can wang" w:date="2026-01-30T21:26:00Z" w16du:dateUtc="2026-01-30T13:26:00Z">
              <w:tcPr>
                <w:tcW w:w="282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0EEE5A3" w14:textId="77777777" w:rsidR="00602CF0" w:rsidRDefault="00602CF0" w:rsidP="00602CF0"/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39" w:author="can wang" w:date="2026-01-30T21:26:00Z" w16du:dateUtc="2026-01-30T13:26:00Z">
              <w:tcPr>
                <w:tcW w:w="12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7EC439A" w14:textId="743E34E7" w:rsidR="00602CF0" w:rsidRDefault="00602CF0" w:rsidP="00602CF0">
            <w:proofErr w:type="spellStart"/>
            <w:r w:rsidRPr="00FB335E">
              <w:t>sdept_audit_status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940" w:author="can wang" w:date="2026-01-30T21:26:00Z" w16du:dateUtc="2026-01-30T13:26:00Z">
              <w:tcPr>
                <w:tcW w:w="1024" w:type="pct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DEA5D49" w14:textId="28DD68E6" w:rsidR="00602CF0" w:rsidRDefault="00602CF0" w:rsidP="00602CF0">
            <w:proofErr w:type="spellStart"/>
            <w:r w:rsidRPr="00D8114D">
              <w:rPr>
                <w:rFonts w:ascii="Segoe UI" w:eastAsia="宋体" w:hAnsi="Segoe UI" w:cs="Segoe UI"/>
                <w:kern w:val="0"/>
                <w:sz w:val="23"/>
                <w:szCs w:val="23"/>
              </w:rPr>
              <w:t>tinyint</w:t>
            </w:r>
            <w:proofErr w:type="spellEnd"/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941" w:author="can wang" w:date="2026-01-30T21:26:00Z" w16du:dateUtc="2026-01-30T13:26:00Z">
              <w:tcPr>
                <w:tcW w:w="912" w:type="pct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309A5DD" w14:textId="545C79EB" w:rsidR="00602CF0" w:rsidRDefault="00602CF0" w:rsidP="00602CF0">
            <w:pPr>
              <w:ind w:firstLineChars="200" w:firstLine="460"/>
              <w:pPrChange w:id="942" w:author="can wang" w:date="2026-01-30T21:26:00Z" w16du:dateUtc="2026-01-30T13:26:00Z">
                <w:pPr/>
              </w:pPrChange>
            </w:pPr>
            <w:r w:rsidRPr="00D8114D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学校审核状态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43" w:author="can wang" w:date="2026-01-30T21:26:00Z" w16du:dateUtc="2026-01-30T13:26:00Z">
              <w:tcPr>
                <w:tcW w:w="4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42D024D" w14:textId="77777777" w:rsidR="00602CF0" w:rsidRDefault="00602CF0" w:rsidP="00602CF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44" w:author="can wang" w:date="2026-01-30T21:26:00Z" w16du:dateUtc="2026-01-30T13:26:00Z">
              <w:tcPr>
                <w:tcW w:w="49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DBE16D8" w14:textId="1C7C968C" w:rsidR="00602CF0" w:rsidRDefault="00602CF0" w:rsidP="00602CF0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校</w:t>
            </w:r>
            <w:r>
              <w:rPr>
                <w:rFonts w:hint="eastAsia"/>
              </w:rPr>
              <w:t>级驳回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校</w:t>
            </w:r>
            <w:r>
              <w:rPr>
                <w:rFonts w:hint="eastAsia"/>
              </w:rPr>
              <w:t>级通过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：待校级审核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45" w:author="can wang" w:date="2026-01-30T21:26:00Z" w16du:dateUtc="2026-01-30T13:26:00Z">
              <w:tcPr>
                <w:tcW w:w="2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07F3243" w14:textId="45F47D76" w:rsidR="00602CF0" w:rsidRDefault="00602CF0" w:rsidP="00602CF0">
            <w:r>
              <w:t>字典单选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46" w:author="can wang" w:date="2026-01-30T21:26:00Z" w16du:dateUtc="2026-01-30T13:26:00Z">
              <w:tcPr>
                <w:tcW w:w="26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AB80D5A" w14:textId="5EEBFC81" w:rsidR="00602CF0" w:rsidRDefault="00602CF0" w:rsidP="00602CF0">
            <w:r>
              <w:rPr>
                <w:rFonts w:hint="eastAsia"/>
              </w:rPr>
              <w:t>否</w:t>
            </w:r>
          </w:p>
        </w:tc>
      </w:tr>
      <w:tr w:rsidR="00602CF0" w14:paraId="18E02B30" w14:textId="77777777" w:rsidTr="00000238">
        <w:trPr>
          <w:trHeight w:val="477"/>
          <w:jc w:val="center"/>
          <w:trPrChange w:id="947" w:author="can wang" w:date="2026-01-30T21:17:00Z" w16du:dateUtc="2026-01-30T13:17:00Z">
            <w:trPr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48" w:author="can wang" w:date="2026-01-30T21:17:00Z" w16du:dateUtc="2026-01-30T13:17:00Z">
              <w:tcPr>
                <w:tcW w:w="28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B128F7E" w14:textId="77777777" w:rsidR="00602CF0" w:rsidRDefault="00602CF0" w:rsidP="00602CF0">
            <w:r>
              <w:t>19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49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217BDE6" w14:textId="77777777" w:rsidR="00602CF0" w:rsidRDefault="00602CF0" w:rsidP="00602CF0">
            <w:proofErr w:type="spellStart"/>
            <w:r>
              <w:t>audit_by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50" w:author="can wang" w:date="2026-01-30T21:17:00Z" w16du:dateUtc="2026-01-30T13:17:00Z">
              <w:tcPr>
                <w:tcW w:w="1023" w:type="pct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3DCF454" w14:textId="77777777" w:rsidR="00602CF0" w:rsidRDefault="00602CF0" w:rsidP="00602CF0">
            <w:r>
              <w:t>Long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51" w:author="can wang" w:date="2026-01-30T21:17:00Z" w16du:dateUtc="2026-01-30T13:17:00Z">
              <w:tcPr>
                <w:tcW w:w="911" w:type="pct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E95F0D7" w14:textId="77777777" w:rsidR="00602CF0" w:rsidRDefault="00602CF0" w:rsidP="00602CF0">
            <w:r>
              <w:t>审核人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52" w:author="can wang" w:date="2026-01-30T21:17:00Z" w16du:dateUtc="2026-01-30T13:17:00Z">
              <w:tcPr>
                <w:tcW w:w="4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9453607" w14:textId="77777777" w:rsidR="00602CF0" w:rsidRDefault="00602CF0" w:rsidP="00602CF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53" w:author="can wang" w:date="2026-01-30T21:17:00Z" w16du:dateUtc="2026-01-30T13:17:00Z">
              <w:tcPr>
                <w:tcW w:w="49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F36A727" w14:textId="77777777" w:rsidR="00602CF0" w:rsidRDefault="00602CF0" w:rsidP="00602CF0">
            <w:proofErr w:type="spellStart"/>
            <w:r>
              <w:t>sys_user.user_id</w:t>
            </w:r>
            <w:proofErr w:type="spellEnd"/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54" w:author="can wang" w:date="2026-01-30T21:17:00Z" w16du:dateUtc="2026-01-30T13:17:00Z">
              <w:tcPr>
                <w:tcW w:w="2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EB73945" w14:textId="77777777" w:rsidR="00602CF0" w:rsidRDefault="00602CF0" w:rsidP="00602CF0">
            <w:r>
              <w:t>文本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55" w:author="can wang" w:date="2026-01-30T21:17:00Z" w16du:dateUtc="2026-01-30T13:17:00Z">
              <w:tcPr>
                <w:tcW w:w="26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61CC517" w14:textId="77777777" w:rsidR="00602CF0" w:rsidRDefault="00602CF0" w:rsidP="00602CF0">
            <w:r>
              <w:t>否</w:t>
            </w:r>
          </w:p>
        </w:tc>
      </w:tr>
      <w:tr w:rsidR="00602CF0" w14:paraId="1B4B6108" w14:textId="77777777" w:rsidTr="00000238">
        <w:trPr>
          <w:trHeight w:val="477"/>
          <w:jc w:val="center"/>
          <w:trPrChange w:id="956" w:author="can wang" w:date="2026-01-30T21:17:00Z" w16du:dateUtc="2026-01-30T13:17:00Z">
            <w:trPr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57" w:author="can wang" w:date="2026-01-30T21:17:00Z" w16du:dateUtc="2026-01-30T13:17:00Z">
              <w:tcPr>
                <w:tcW w:w="28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70F64B0" w14:textId="77777777" w:rsidR="00602CF0" w:rsidRDefault="00602CF0" w:rsidP="00602CF0">
            <w:r>
              <w:t>21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58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4968922" w14:textId="77777777" w:rsidR="00602CF0" w:rsidRDefault="00602CF0" w:rsidP="00602CF0">
            <w:proofErr w:type="spellStart"/>
            <w:r>
              <w:t>audit_reason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59" w:author="can wang" w:date="2026-01-30T21:17:00Z" w16du:dateUtc="2026-01-30T13:17:00Z">
              <w:tcPr>
                <w:tcW w:w="1023" w:type="pct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E17A4FB" w14:textId="77777777" w:rsidR="00602CF0" w:rsidRDefault="00602CF0" w:rsidP="00602CF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60" w:author="can wang" w:date="2026-01-30T21:17:00Z" w16du:dateUtc="2026-01-30T13:17:00Z">
              <w:tcPr>
                <w:tcW w:w="911" w:type="pct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C2123E7" w14:textId="77777777" w:rsidR="00602CF0" w:rsidRDefault="00602CF0" w:rsidP="00602CF0">
            <w:r>
              <w:t>审核不通过原因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61" w:author="can wang" w:date="2026-01-30T21:17:00Z" w16du:dateUtc="2026-01-30T13:17:00Z">
              <w:tcPr>
                <w:tcW w:w="4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E6B0BFE" w14:textId="77777777" w:rsidR="00602CF0" w:rsidRDefault="00602CF0" w:rsidP="00602CF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62" w:author="can wang" w:date="2026-01-30T21:17:00Z" w16du:dateUtc="2026-01-30T13:17:00Z">
              <w:tcPr>
                <w:tcW w:w="49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BB7D628" w14:textId="77777777" w:rsidR="00602CF0" w:rsidRDefault="00602CF0" w:rsidP="00602CF0"/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63" w:author="can wang" w:date="2026-01-30T21:17:00Z" w16du:dateUtc="2026-01-30T13:17:00Z">
              <w:tcPr>
                <w:tcW w:w="2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9F8FED" w14:textId="77777777" w:rsidR="00602CF0" w:rsidRDefault="00602CF0" w:rsidP="00602CF0">
            <w:r>
              <w:t>多行文本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64" w:author="can wang" w:date="2026-01-30T21:17:00Z" w16du:dateUtc="2026-01-30T13:17:00Z">
              <w:tcPr>
                <w:tcW w:w="26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261574E" w14:textId="77777777" w:rsidR="00602CF0" w:rsidRDefault="00602CF0" w:rsidP="00602CF0">
            <w:r>
              <w:t>否</w:t>
            </w:r>
          </w:p>
        </w:tc>
      </w:tr>
      <w:tr w:rsidR="00602CF0" w14:paraId="28DC2122" w14:textId="77777777" w:rsidTr="00000238">
        <w:trPr>
          <w:trHeight w:val="477"/>
          <w:jc w:val="center"/>
          <w:trPrChange w:id="965" w:author="can wang" w:date="2026-01-30T21:17:00Z" w16du:dateUtc="2026-01-30T13:17:00Z">
            <w:trPr>
              <w:trHeight w:val="477"/>
              <w:jc w:val="center"/>
            </w:trPr>
          </w:trPrChange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66" w:author="can wang" w:date="2026-01-30T21:17:00Z" w16du:dateUtc="2026-01-30T13:17:00Z">
              <w:tcPr>
                <w:tcW w:w="28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B5F2DDF" w14:textId="77777777" w:rsidR="00602CF0" w:rsidRDefault="00602CF0" w:rsidP="00602CF0">
            <w:r>
              <w:t>22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67" w:author="can wang" w:date="2026-01-30T21:17:00Z" w16du:dateUtc="2026-01-30T13:17:00Z">
              <w:tcPr>
                <w:tcW w:w="1227" w:type="pct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D6F7218" w14:textId="77777777" w:rsidR="00602CF0" w:rsidRDefault="00602CF0" w:rsidP="00602CF0">
            <w:proofErr w:type="spellStart"/>
            <w:r>
              <w:t>create_by</w:t>
            </w:r>
            <w:proofErr w:type="spellEnd"/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68" w:author="can wang" w:date="2026-01-30T21:17:00Z" w16du:dateUtc="2026-01-30T13:17:00Z">
              <w:tcPr>
                <w:tcW w:w="1023" w:type="pct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778D165" w14:textId="77777777" w:rsidR="00602CF0" w:rsidRDefault="00602CF0" w:rsidP="00602CF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69" w:author="can wang" w:date="2026-01-30T21:17:00Z" w16du:dateUtc="2026-01-30T13:17:00Z">
              <w:tcPr>
                <w:tcW w:w="911" w:type="pct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105DEE4" w14:textId="77777777" w:rsidR="00602CF0" w:rsidRDefault="00602CF0" w:rsidP="00602CF0">
            <w:r>
              <w:t>创建人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70" w:author="can wang" w:date="2026-01-30T21:17:00Z" w16du:dateUtc="2026-01-30T13:17:00Z">
              <w:tcPr>
                <w:tcW w:w="4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944AA71" w14:textId="77777777" w:rsidR="00602CF0" w:rsidRDefault="00602CF0" w:rsidP="00602CF0"/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71" w:author="can wang" w:date="2026-01-30T21:17:00Z" w16du:dateUtc="2026-01-30T13:17:00Z">
              <w:tcPr>
                <w:tcW w:w="49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A4B942F" w14:textId="77777777" w:rsidR="00602CF0" w:rsidRDefault="00602CF0" w:rsidP="00602CF0"/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72" w:author="can wang" w:date="2026-01-30T21:17:00Z" w16du:dateUtc="2026-01-30T13:17:00Z">
              <w:tcPr>
                <w:tcW w:w="29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0808E76" w14:textId="77777777" w:rsidR="00602CF0" w:rsidRDefault="00602CF0" w:rsidP="00602CF0">
            <w:r>
              <w:t>文本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973" w:author="can wang" w:date="2026-01-30T21:17:00Z" w16du:dateUtc="2026-01-30T13:17:00Z">
              <w:tcPr>
                <w:tcW w:w="26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EE63855" w14:textId="77777777" w:rsidR="00602CF0" w:rsidRDefault="00602CF0" w:rsidP="00602CF0">
            <w:r>
              <w:t>否</w:t>
            </w:r>
          </w:p>
        </w:tc>
      </w:tr>
      <w:tr w:rsidR="00602CF0" w14:paraId="14E0F5A6" w14:textId="77777777" w:rsidTr="00000238">
        <w:trPr>
          <w:jc w:val="center"/>
          <w:trPrChange w:id="974" w:author="can wang" w:date="2026-01-30T21:17:00Z" w16du:dateUtc="2026-01-30T13:17:00Z">
            <w:trPr>
              <w:jc w:val="center"/>
            </w:trPr>
          </w:trPrChange>
        </w:trPr>
        <w:tc>
          <w:tcPr>
            <w:tcW w:w="282" w:type="pct"/>
            <w:tcPrChange w:id="975" w:author="can wang" w:date="2026-01-30T21:17:00Z" w16du:dateUtc="2026-01-30T13:17:00Z">
              <w:tcPr>
                <w:tcW w:w="798" w:type="dxa"/>
                <w:gridSpan w:val="3"/>
              </w:tcPr>
            </w:tcPrChange>
          </w:tcPr>
          <w:p w14:paraId="210BEB33" w14:textId="77777777" w:rsidR="00602CF0" w:rsidRDefault="00602CF0" w:rsidP="00602CF0">
            <w:r>
              <w:t>23</w:t>
            </w:r>
          </w:p>
        </w:tc>
        <w:tc>
          <w:tcPr>
            <w:tcW w:w="1228" w:type="pct"/>
            <w:tcPrChange w:id="976" w:author="can wang" w:date="2026-01-30T21:17:00Z" w16du:dateUtc="2026-01-30T13:17:00Z">
              <w:tcPr>
                <w:tcW w:w="3481" w:type="dxa"/>
                <w:gridSpan w:val="4"/>
              </w:tcPr>
            </w:tcPrChange>
          </w:tcPr>
          <w:p w14:paraId="614AC098" w14:textId="77777777" w:rsidR="00602CF0" w:rsidRDefault="00602CF0" w:rsidP="00602CF0">
            <w:proofErr w:type="spellStart"/>
            <w:r>
              <w:t>create_time</w:t>
            </w:r>
            <w:proofErr w:type="spellEnd"/>
          </w:p>
        </w:tc>
        <w:tc>
          <w:tcPr>
            <w:tcW w:w="1024" w:type="pct"/>
            <w:tcPrChange w:id="977" w:author="can wang" w:date="2026-01-30T21:17:00Z" w16du:dateUtc="2026-01-30T13:17:00Z">
              <w:tcPr>
                <w:tcW w:w="2901" w:type="dxa"/>
                <w:gridSpan w:val="6"/>
              </w:tcPr>
            </w:tcPrChange>
          </w:tcPr>
          <w:p w14:paraId="0BCB627C" w14:textId="77777777" w:rsidR="00602CF0" w:rsidRDefault="00602CF0" w:rsidP="00602CF0">
            <w:proofErr w:type="spellStart"/>
            <w:r>
              <w:t>DateTime</w:t>
            </w:r>
            <w:proofErr w:type="spellEnd"/>
          </w:p>
        </w:tc>
        <w:tc>
          <w:tcPr>
            <w:tcW w:w="912" w:type="pct"/>
            <w:tcPrChange w:id="978" w:author="can wang" w:date="2026-01-30T21:17:00Z" w16du:dateUtc="2026-01-30T13:17:00Z">
              <w:tcPr>
                <w:tcW w:w="2585" w:type="dxa"/>
                <w:gridSpan w:val="5"/>
              </w:tcPr>
            </w:tcPrChange>
          </w:tcPr>
          <w:p w14:paraId="148DEBAB" w14:textId="77777777" w:rsidR="00602CF0" w:rsidRDefault="00602CF0" w:rsidP="00602CF0">
            <w:r>
              <w:t>创建时间</w:t>
            </w:r>
          </w:p>
        </w:tc>
        <w:tc>
          <w:tcPr>
            <w:tcW w:w="499" w:type="pct"/>
            <w:tcPrChange w:id="979" w:author="can wang" w:date="2026-01-30T21:17:00Z" w16du:dateUtc="2026-01-30T13:17:00Z">
              <w:tcPr>
                <w:tcW w:w="1417" w:type="dxa"/>
                <w:gridSpan w:val="2"/>
              </w:tcPr>
            </w:tcPrChange>
          </w:tcPr>
          <w:p w14:paraId="2396B093" w14:textId="77777777" w:rsidR="00602CF0" w:rsidRDefault="00602CF0" w:rsidP="00602CF0"/>
        </w:tc>
        <w:tc>
          <w:tcPr>
            <w:tcW w:w="491" w:type="pct"/>
            <w:tcPrChange w:id="980" w:author="can wang" w:date="2026-01-30T21:17:00Z" w16du:dateUtc="2026-01-30T13:17:00Z">
              <w:tcPr>
                <w:tcW w:w="1392" w:type="dxa"/>
                <w:gridSpan w:val="2"/>
              </w:tcPr>
            </w:tcPrChange>
          </w:tcPr>
          <w:p w14:paraId="6700CCBE" w14:textId="77777777" w:rsidR="00602CF0" w:rsidRDefault="00602CF0" w:rsidP="00602CF0"/>
        </w:tc>
        <w:tc>
          <w:tcPr>
            <w:tcW w:w="299" w:type="pct"/>
            <w:tcPrChange w:id="981" w:author="can wang" w:date="2026-01-30T21:17:00Z" w16du:dateUtc="2026-01-30T13:17:00Z">
              <w:tcPr>
                <w:tcW w:w="848" w:type="dxa"/>
                <w:gridSpan w:val="2"/>
              </w:tcPr>
            </w:tcPrChange>
          </w:tcPr>
          <w:p w14:paraId="24BB90F5" w14:textId="77777777" w:rsidR="00602CF0" w:rsidRDefault="00602CF0" w:rsidP="00602CF0">
            <w:r>
              <w:t>日期时间</w:t>
            </w:r>
          </w:p>
        </w:tc>
        <w:tc>
          <w:tcPr>
            <w:tcW w:w="265" w:type="pct"/>
            <w:tcPrChange w:id="982" w:author="can wang" w:date="2026-01-30T21:17:00Z" w16du:dateUtc="2026-01-30T13:17:00Z">
              <w:tcPr>
                <w:tcW w:w="752" w:type="dxa"/>
                <w:gridSpan w:val="2"/>
              </w:tcPr>
            </w:tcPrChange>
          </w:tcPr>
          <w:p w14:paraId="4AB4CB1D" w14:textId="77777777" w:rsidR="00602CF0" w:rsidRDefault="00602CF0" w:rsidP="00602CF0">
            <w:r>
              <w:t>否</w:t>
            </w:r>
          </w:p>
        </w:tc>
      </w:tr>
      <w:tr w:rsidR="00602CF0" w14:paraId="5F0D1DF9" w14:textId="77777777" w:rsidTr="00000238">
        <w:trPr>
          <w:jc w:val="center"/>
          <w:trPrChange w:id="983" w:author="can wang" w:date="2026-01-30T21:17:00Z" w16du:dateUtc="2026-01-30T13:17:00Z">
            <w:trPr>
              <w:jc w:val="center"/>
            </w:trPr>
          </w:trPrChange>
        </w:trPr>
        <w:tc>
          <w:tcPr>
            <w:tcW w:w="282" w:type="pct"/>
            <w:tcPrChange w:id="984" w:author="can wang" w:date="2026-01-30T21:17:00Z" w16du:dateUtc="2026-01-30T13:17:00Z">
              <w:tcPr>
                <w:tcW w:w="798" w:type="dxa"/>
                <w:gridSpan w:val="3"/>
              </w:tcPr>
            </w:tcPrChange>
          </w:tcPr>
          <w:p w14:paraId="153C9A2E" w14:textId="77777777" w:rsidR="00602CF0" w:rsidRDefault="00602CF0" w:rsidP="00602CF0">
            <w:r>
              <w:t>24</w:t>
            </w:r>
          </w:p>
        </w:tc>
        <w:tc>
          <w:tcPr>
            <w:tcW w:w="1228" w:type="pct"/>
            <w:tcPrChange w:id="985" w:author="can wang" w:date="2026-01-30T21:17:00Z" w16du:dateUtc="2026-01-30T13:17:00Z">
              <w:tcPr>
                <w:tcW w:w="3481" w:type="dxa"/>
                <w:gridSpan w:val="4"/>
              </w:tcPr>
            </w:tcPrChange>
          </w:tcPr>
          <w:p w14:paraId="50F38504" w14:textId="77777777" w:rsidR="00602CF0" w:rsidRDefault="00602CF0" w:rsidP="00602CF0">
            <w:proofErr w:type="spellStart"/>
            <w:r>
              <w:t>update_by</w:t>
            </w:r>
            <w:proofErr w:type="spellEnd"/>
          </w:p>
        </w:tc>
        <w:tc>
          <w:tcPr>
            <w:tcW w:w="1024" w:type="pct"/>
            <w:tcPrChange w:id="986" w:author="can wang" w:date="2026-01-30T21:17:00Z" w16du:dateUtc="2026-01-30T13:17:00Z">
              <w:tcPr>
                <w:tcW w:w="2901" w:type="dxa"/>
                <w:gridSpan w:val="6"/>
              </w:tcPr>
            </w:tcPrChange>
          </w:tcPr>
          <w:p w14:paraId="2942CE09" w14:textId="77777777" w:rsidR="00602CF0" w:rsidRDefault="00602CF0" w:rsidP="00602CF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912" w:type="pct"/>
            <w:tcPrChange w:id="987" w:author="can wang" w:date="2026-01-30T21:17:00Z" w16du:dateUtc="2026-01-30T13:17:00Z">
              <w:tcPr>
                <w:tcW w:w="2585" w:type="dxa"/>
                <w:gridSpan w:val="5"/>
              </w:tcPr>
            </w:tcPrChange>
          </w:tcPr>
          <w:p w14:paraId="02E6F21C" w14:textId="77777777" w:rsidR="00602CF0" w:rsidRDefault="00602CF0" w:rsidP="00602CF0">
            <w:r>
              <w:t>更新人</w:t>
            </w:r>
          </w:p>
        </w:tc>
        <w:tc>
          <w:tcPr>
            <w:tcW w:w="499" w:type="pct"/>
            <w:tcPrChange w:id="988" w:author="can wang" w:date="2026-01-30T21:17:00Z" w16du:dateUtc="2026-01-30T13:17:00Z">
              <w:tcPr>
                <w:tcW w:w="1417" w:type="dxa"/>
                <w:gridSpan w:val="2"/>
              </w:tcPr>
            </w:tcPrChange>
          </w:tcPr>
          <w:p w14:paraId="70E2D08B" w14:textId="77777777" w:rsidR="00602CF0" w:rsidRDefault="00602CF0" w:rsidP="00602CF0"/>
        </w:tc>
        <w:tc>
          <w:tcPr>
            <w:tcW w:w="491" w:type="pct"/>
            <w:tcPrChange w:id="989" w:author="can wang" w:date="2026-01-30T21:17:00Z" w16du:dateUtc="2026-01-30T13:17:00Z">
              <w:tcPr>
                <w:tcW w:w="1392" w:type="dxa"/>
                <w:gridSpan w:val="2"/>
              </w:tcPr>
            </w:tcPrChange>
          </w:tcPr>
          <w:p w14:paraId="4867636D" w14:textId="77777777" w:rsidR="00602CF0" w:rsidRDefault="00602CF0" w:rsidP="00602CF0"/>
        </w:tc>
        <w:tc>
          <w:tcPr>
            <w:tcW w:w="299" w:type="pct"/>
            <w:tcPrChange w:id="990" w:author="can wang" w:date="2026-01-30T21:17:00Z" w16du:dateUtc="2026-01-30T13:17:00Z">
              <w:tcPr>
                <w:tcW w:w="848" w:type="dxa"/>
                <w:gridSpan w:val="2"/>
              </w:tcPr>
            </w:tcPrChange>
          </w:tcPr>
          <w:p w14:paraId="415E31FA" w14:textId="77777777" w:rsidR="00602CF0" w:rsidRDefault="00602CF0" w:rsidP="00602CF0">
            <w:r>
              <w:t>文本</w:t>
            </w:r>
          </w:p>
        </w:tc>
        <w:tc>
          <w:tcPr>
            <w:tcW w:w="265" w:type="pct"/>
            <w:tcPrChange w:id="991" w:author="can wang" w:date="2026-01-30T21:17:00Z" w16du:dateUtc="2026-01-30T13:17:00Z">
              <w:tcPr>
                <w:tcW w:w="752" w:type="dxa"/>
                <w:gridSpan w:val="2"/>
              </w:tcPr>
            </w:tcPrChange>
          </w:tcPr>
          <w:p w14:paraId="55B01471" w14:textId="77777777" w:rsidR="00602CF0" w:rsidRDefault="00602CF0" w:rsidP="00602CF0">
            <w:r>
              <w:t>否</w:t>
            </w:r>
          </w:p>
        </w:tc>
      </w:tr>
      <w:tr w:rsidR="00602CF0" w14:paraId="43B31C79" w14:textId="77777777" w:rsidTr="00000238">
        <w:trPr>
          <w:jc w:val="center"/>
          <w:trPrChange w:id="992" w:author="can wang" w:date="2026-01-30T21:17:00Z" w16du:dateUtc="2026-01-30T13:17:00Z">
            <w:trPr>
              <w:jc w:val="center"/>
            </w:trPr>
          </w:trPrChange>
        </w:trPr>
        <w:tc>
          <w:tcPr>
            <w:tcW w:w="282" w:type="pct"/>
            <w:tcPrChange w:id="993" w:author="can wang" w:date="2026-01-30T21:17:00Z" w16du:dateUtc="2026-01-30T13:17:00Z">
              <w:tcPr>
                <w:tcW w:w="798" w:type="dxa"/>
                <w:gridSpan w:val="3"/>
              </w:tcPr>
            </w:tcPrChange>
          </w:tcPr>
          <w:p w14:paraId="1543BB04" w14:textId="77777777" w:rsidR="00602CF0" w:rsidRDefault="00602CF0" w:rsidP="00602CF0">
            <w:r>
              <w:t>25</w:t>
            </w:r>
          </w:p>
        </w:tc>
        <w:tc>
          <w:tcPr>
            <w:tcW w:w="1228" w:type="pct"/>
            <w:tcPrChange w:id="994" w:author="can wang" w:date="2026-01-30T21:17:00Z" w16du:dateUtc="2026-01-30T13:17:00Z">
              <w:tcPr>
                <w:tcW w:w="3481" w:type="dxa"/>
                <w:gridSpan w:val="4"/>
              </w:tcPr>
            </w:tcPrChange>
          </w:tcPr>
          <w:p w14:paraId="626A4EF5" w14:textId="77777777" w:rsidR="00602CF0" w:rsidRDefault="00602CF0" w:rsidP="00602CF0">
            <w:proofErr w:type="spellStart"/>
            <w:r>
              <w:t>update_time</w:t>
            </w:r>
            <w:proofErr w:type="spellEnd"/>
          </w:p>
        </w:tc>
        <w:tc>
          <w:tcPr>
            <w:tcW w:w="1024" w:type="pct"/>
            <w:tcPrChange w:id="995" w:author="can wang" w:date="2026-01-30T21:17:00Z" w16du:dateUtc="2026-01-30T13:17:00Z">
              <w:tcPr>
                <w:tcW w:w="2901" w:type="dxa"/>
                <w:gridSpan w:val="6"/>
              </w:tcPr>
            </w:tcPrChange>
          </w:tcPr>
          <w:p w14:paraId="23640A49" w14:textId="77777777" w:rsidR="00602CF0" w:rsidRDefault="00602CF0" w:rsidP="00602CF0">
            <w:proofErr w:type="spellStart"/>
            <w:r>
              <w:t>DateTime</w:t>
            </w:r>
            <w:proofErr w:type="spellEnd"/>
          </w:p>
        </w:tc>
        <w:tc>
          <w:tcPr>
            <w:tcW w:w="912" w:type="pct"/>
            <w:tcPrChange w:id="996" w:author="can wang" w:date="2026-01-30T21:17:00Z" w16du:dateUtc="2026-01-30T13:17:00Z">
              <w:tcPr>
                <w:tcW w:w="2585" w:type="dxa"/>
                <w:gridSpan w:val="5"/>
              </w:tcPr>
            </w:tcPrChange>
          </w:tcPr>
          <w:p w14:paraId="4FEB60F8" w14:textId="77777777" w:rsidR="00602CF0" w:rsidRDefault="00602CF0" w:rsidP="00602CF0">
            <w:r>
              <w:t>更新时间</w:t>
            </w:r>
          </w:p>
        </w:tc>
        <w:tc>
          <w:tcPr>
            <w:tcW w:w="499" w:type="pct"/>
            <w:tcPrChange w:id="997" w:author="can wang" w:date="2026-01-30T21:17:00Z" w16du:dateUtc="2026-01-30T13:17:00Z">
              <w:tcPr>
                <w:tcW w:w="1417" w:type="dxa"/>
                <w:gridSpan w:val="2"/>
              </w:tcPr>
            </w:tcPrChange>
          </w:tcPr>
          <w:p w14:paraId="13F3EAC1" w14:textId="77777777" w:rsidR="00602CF0" w:rsidRDefault="00602CF0" w:rsidP="00602CF0"/>
        </w:tc>
        <w:tc>
          <w:tcPr>
            <w:tcW w:w="491" w:type="pct"/>
            <w:tcPrChange w:id="998" w:author="can wang" w:date="2026-01-30T21:17:00Z" w16du:dateUtc="2026-01-30T13:17:00Z">
              <w:tcPr>
                <w:tcW w:w="1392" w:type="dxa"/>
                <w:gridSpan w:val="2"/>
              </w:tcPr>
            </w:tcPrChange>
          </w:tcPr>
          <w:p w14:paraId="0F81ADBB" w14:textId="77777777" w:rsidR="00602CF0" w:rsidRDefault="00602CF0" w:rsidP="00602CF0"/>
        </w:tc>
        <w:tc>
          <w:tcPr>
            <w:tcW w:w="299" w:type="pct"/>
            <w:tcPrChange w:id="999" w:author="can wang" w:date="2026-01-30T21:17:00Z" w16du:dateUtc="2026-01-30T13:17:00Z">
              <w:tcPr>
                <w:tcW w:w="848" w:type="dxa"/>
                <w:gridSpan w:val="2"/>
              </w:tcPr>
            </w:tcPrChange>
          </w:tcPr>
          <w:p w14:paraId="7CF29A93" w14:textId="77777777" w:rsidR="00602CF0" w:rsidRDefault="00602CF0" w:rsidP="00602CF0">
            <w:r>
              <w:t>日期时间</w:t>
            </w:r>
          </w:p>
        </w:tc>
        <w:tc>
          <w:tcPr>
            <w:tcW w:w="265" w:type="pct"/>
            <w:tcPrChange w:id="1000" w:author="can wang" w:date="2026-01-30T21:17:00Z" w16du:dateUtc="2026-01-30T13:17:00Z">
              <w:tcPr>
                <w:tcW w:w="752" w:type="dxa"/>
                <w:gridSpan w:val="2"/>
              </w:tcPr>
            </w:tcPrChange>
          </w:tcPr>
          <w:p w14:paraId="0220E9B9" w14:textId="77777777" w:rsidR="00602CF0" w:rsidRDefault="00602CF0" w:rsidP="00602CF0">
            <w:r>
              <w:t>否</w:t>
            </w:r>
          </w:p>
        </w:tc>
      </w:tr>
      <w:tr w:rsidR="00602CF0" w14:paraId="3B4242FA" w14:textId="77777777" w:rsidTr="00000238">
        <w:trPr>
          <w:jc w:val="center"/>
          <w:trPrChange w:id="1001" w:author="can wang" w:date="2026-01-30T21:17:00Z" w16du:dateUtc="2026-01-30T13:17:00Z">
            <w:trPr>
              <w:jc w:val="center"/>
            </w:trPr>
          </w:trPrChange>
        </w:trPr>
        <w:tc>
          <w:tcPr>
            <w:tcW w:w="282" w:type="pct"/>
            <w:tcPrChange w:id="1002" w:author="can wang" w:date="2026-01-30T21:17:00Z" w16du:dateUtc="2026-01-30T13:17:00Z">
              <w:tcPr>
                <w:tcW w:w="798" w:type="dxa"/>
                <w:gridSpan w:val="3"/>
              </w:tcPr>
            </w:tcPrChange>
          </w:tcPr>
          <w:p w14:paraId="495825A0" w14:textId="77777777" w:rsidR="00602CF0" w:rsidRDefault="00602CF0" w:rsidP="00602CF0">
            <w:r>
              <w:t>26</w:t>
            </w:r>
          </w:p>
        </w:tc>
        <w:tc>
          <w:tcPr>
            <w:tcW w:w="1228" w:type="pct"/>
            <w:tcPrChange w:id="1003" w:author="can wang" w:date="2026-01-30T21:17:00Z" w16du:dateUtc="2026-01-30T13:17:00Z">
              <w:tcPr>
                <w:tcW w:w="3481" w:type="dxa"/>
                <w:gridSpan w:val="4"/>
              </w:tcPr>
            </w:tcPrChange>
          </w:tcPr>
          <w:p w14:paraId="55A84989" w14:textId="77777777" w:rsidR="00602CF0" w:rsidRDefault="00602CF0" w:rsidP="00602CF0">
            <w:r>
              <w:t>remark</w:t>
            </w:r>
          </w:p>
        </w:tc>
        <w:tc>
          <w:tcPr>
            <w:tcW w:w="1024" w:type="pct"/>
            <w:tcPrChange w:id="1004" w:author="can wang" w:date="2026-01-30T21:17:00Z" w16du:dateUtc="2026-01-30T13:17:00Z">
              <w:tcPr>
                <w:tcW w:w="2901" w:type="dxa"/>
                <w:gridSpan w:val="6"/>
              </w:tcPr>
            </w:tcPrChange>
          </w:tcPr>
          <w:p w14:paraId="3419E184" w14:textId="77777777" w:rsidR="00602CF0" w:rsidRDefault="00602CF0" w:rsidP="00602CF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912" w:type="pct"/>
            <w:tcPrChange w:id="1005" w:author="can wang" w:date="2026-01-30T21:17:00Z" w16du:dateUtc="2026-01-30T13:17:00Z">
              <w:tcPr>
                <w:tcW w:w="2585" w:type="dxa"/>
                <w:gridSpan w:val="5"/>
              </w:tcPr>
            </w:tcPrChange>
          </w:tcPr>
          <w:p w14:paraId="5FED4923" w14:textId="77777777" w:rsidR="00602CF0" w:rsidRDefault="00602CF0" w:rsidP="00602CF0">
            <w:r>
              <w:t>备注</w:t>
            </w:r>
          </w:p>
        </w:tc>
        <w:tc>
          <w:tcPr>
            <w:tcW w:w="499" w:type="pct"/>
            <w:tcPrChange w:id="1006" w:author="can wang" w:date="2026-01-30T21:17:00Z" w16du:dateUtc="2026-01-30T13:17:00Z">
              <w:tcPr>
                <w:tcW w:w="1417" w:type="dxa"/>
                <w:gridSpan w:val="2"/>
              </w:tcPr>
            </w:tcPrChange>
          </w:tcPr>
          <w:p w14:paraId="2D1BA8CB" w14:textId="77777777" w:rsidR="00602CF0" w:rsidRDefault="00602CF0" w:rsidP="00602CF0"/>
        </w:tc>
        <w:tc>
          <w:tcPr>
            <w:tcW w:w="491" w:type="pct"/>
            <w:tcPrChange w:id="1007" w:author="can wang" w:date="2026-01-30T21:17:00Z" w16du:dateUtc="2026-01-30T13:17:00Z">
              <w:tcPr>
                <w:tcW w:w="1392" w:type="dxa"/>
                <w:gridSpan w:val="2"/>
              </w:tcPr>
            </w:tcPrChange>
          </w:tcPr>
          <w:p w14:paraId="19274EDD" w14:textId="77777777" w:rsidR="00602CF0" w:rsidRDefault="00602CF0" w:rsidP="00602CF0"/>
        </w:tc>
        <w:tc>
          <w:tcPr>
            <w:tcW w:w="299" w:type="pct"/>
            <w:tcPrChange w:id="1008" w:author="can wang" w:date="2026-01-30T21:17:00Z" w16du:dateUtc="2026-01-30T13:17:00Z">
              <w:tcPr>
                <w:tcW w:w="848" w:type="dxa"/>
                <w:gridSpan w:val="2"/>
              </w:tcPr>
            </w:tcPrChange>
          </w:tcPr>
          <w:p w14:paraId="140922F8" w14:textId="77777777" w:rsidR="00602CF0" w:rsidRDefault="00602CF0" w:rsidP="00602CF0">
            <w:r>
              <w:t>多行文本</w:t>
            </w:r>
          </w:p>
        </w:tc>
        <w:tc>
          <w:tcPr>
            <w:tcW w:w="265" w:type="pct"/>
            <w:tcPrChange w:id="1009" w:author="can wang" w:date="2026-01-30T21:17:00Z" w16du:dateUtc="2026-01-30T13:17:00Z">
              <w:tcPr>
                <w:tcW w:w="752" w:type="dxa"/>
                <w:gridSpan w:val="2"/>
              </w:tcPr>
            </w:tcPrChange>
          </w:tcPr>
          <w:p w14:paraId="3D8F3DCA" w14:textId="77777777" w:rsidR="00602CF0" w:rsidRDefault="00602CF0" w:rsidP="00602CF0">
            <w:r>
              <w:t>否</w:t>
            </w:r>
          </w:p>
        </w:tc>
      </w:tr>
      <w:tr w:rsidR="00602CF0" w14:paraId="1B8B4763" w14:textId="77777777" w:rsidTr="00000238">
        <w:trPr>
          <w:jc w:val="center"/>
          <w:trPrChange w:id="1010" w:author="can wang" w:date="2026-01-30T21:17:00Z" w16du:dateUtc="2026-01-30T13:17:00Z">
            <w:trPr>
              <w:jc w:val="center"/>
            </w:trPr>
          </w:trPrChange>
        </w:trPr>
        <w:tc>
          <w:tcPr>
            <w:tcW w:w="282" w:type="pct"/>
            <w:tcPrChange w:id="1011" w:author="can wang" w:date="2026-01-30T21:17:00Z" w16du:dateUtc="2026-01-30T13:17:00Z">
              <w:tcPr>
                <w:tcW w:w="798" w:type="dxa"/>
                <w:gridSpan w:val="3"/>
              </w:tcPr>
            </w:tcPrChange>
          </w:tcPr>
          <w:p w14:paraId="78104D6E" w14:textId="77777777" w:rsidR="00602CF0" w:rsidRDefault="00602CF0" w:rsidP="00602CF0">
            <w:r>
              <w:t>27</w:t>
            </w:r>
          </w:p>
        </w:tc>
        <w:tc>
          <w:tcPr>
            <w:tcW w:w="1228" w:type="pct"/>
            <w:tcPrChange w:id="1012" w:author="can wang" w:date="2026-01-30T21:17:00Z" w16du:dateUtc="2026-01-30T13:17:00Z">
              <w:tcPr>
                <w:tcW w:w="3481" w:type="dxa"/>
                <w:gridSpan w:val="4"/>
              </w:tcPr>
            </w:tcPrChange>
          </w:tcPr>
          <w:p w14:paraId="24776249" w14:textId="77777777" w:rsidR="00602CF0" w:rsidRDefault="00602CF0" w:rsidP="00602CF0">
            <w:proofErr w:type="spellStart"/>
            <w:r>
              <w:t>del_flag</w:t>
            </w:r>
            <w:proofErr w:type="spellEnd"/>
          </w:p>
        </w:tc>
        <w:tc>
          <w:tcPr>
            <w:tcW w:w="1024" w:type="pct"/>
            <w:tcPrChange w:id="1013" w:author="can wang" w:date="2026-01-30T21:17:00Z" w16du:dateUtc="2026-01-30T13:17:00Z">
              <w:tcPr>
                <w:tcW w:w="2901" w:type="dxa"/>
                <w:gridSpan w:val="6"/>
              </w:tcPr>
            </w:tcPrChange>
          </w:tcPr>
          <w:p w14:paraId="13023E99" w14:textId="77777777" w:rsidR="00602CF0" w:rsidRDefault="00602CF0" w:rsidP="00602CF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912" w:type="pct"/>
            <w:tcPrChange w:id="1014" w:author="can wang" w:date="2026-01-30T21:17:00Z" w16du:dateUtc="2026-01-30T13:17:00Z">
              <w:tcPr>
                <w:tcW w:w="2585" w:type="dxa"/>
                <w:gridSpan w:val="5"/>
              </w:tcPr>
            </w:tcPrChange>
          </w:tcPr>
          <w:p w14:paraId="58283046" w14:textId="77777777" w:rsidR="00602CF0" w:rsidRDefault="00602CF0" w:rsidP="00602CF0">
            <w:r>
              <w:t>删除标记</w:t>
            </w:r>
          </w:p>
        </w:tc>
        <w:tc>
          <w:tcPr>
            <w:tcW w:w="499" w:type="pct"/>
            <w:tcPrChange w:id="1015" w:author="can wang" w:date="2026-01-30T21:17:00Z" w16du:dateUtc="2026-01-30T13:17:00Z">
              <w:tcPr>
                <w:tcW w:w="1417" w:type="dxa"/>
                <w:gridSpan w:val="2"/>
              </w:tcPr>
            </w:tcPrChange>
          </w:tcPr>
          <w:p w14:paraId="18D0CC37" w14:textId="77777777" w:rsidR="00602CF0" w:rsidRDefault="00602CF0" w:rsidP="00602CF0"/>
        </w:tc>
        <w:tc>
          <w:tcPr>
            <w:tcW w:w="491" w:type="pct"/>
            <w:tcPrChange w:id="1016" w:author="can wang" w:date="2026-01-30T21:17:00Z" w16du:dateUtc="2026-01-30T13:17:00Z">
              <w:tcPr>
                <w:tcW w:w="1392" w:type="dxa"/>
                <w:gridSpan w:val="2"/>
              </w:tcPr>
            </w:tcPrChange>
          </w:tcPr>
          <w:p w14:paraId="1D372B35" w14:textId="77777777" w:rsidR="00602CF0" w:rsidRDefault="00602CF0" w:rsidP="00602CF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299" w:type="pct"/>
            <w:tcPrChange w:id="1017" w:author="can wang" w:date="2026-01-30T21:17:00Z" w16du:dateUtc="2026-01-30T13:17:00Z">
              <w:tcPr>
                <w:tcW w:w="848" w:type="dxa"/>
                <w:gridSpan w:val="2"/>
              </w:tcPr>
            </w:tcPrChange>
          </w:tcPr>
          <w:p w14:paraId="68813FD5" w14:textId="77777777" w:rsidR="00602CF0" w:rsidRDefault="00602CF0" w:rsidP="00602CF0">
            <w:r>
              <w:t>字典单选</w:t>
            </w:r>
          </w:p>
        </w:tc>
        <w:tc>
          <w:tcPr>
            <w:tcW w:w="265" w:type="pct"/>
            <w:tcPrChange w:id="1018" w:author="can wang" w:date="2026-01-30T21:17:00Z" w16du:dateUtc="2026-01-30T13:17:00Z">
              <w:tcPr>
                <w:tcW w:w="752" w:type="dxa"/>
                <w:gridSpan w:val="2"/>
              </w:tcPr>
            </w:tcPrChange>
          </w:tcPr>
          <w:p w14:paraId="417AB555" w14:textId="77777777" w:rsidR="00602CF0" w:rsidRDefault="00602CF0" w:rsidP="00602CF0">
            <w:r>
              <w:t>否</w:t>
            </w:r>
          </w:p>
        </w:tc>
      </w:tr>
    </w:tbl>
    <w:p w14:paraId="0B759161" w14:textId="77777777" w:rsidR="005431B0" w:rsidRDefault="005431B0">
      <w:pPr>
        <w:rPr>
          <w:rFonts w:ascii="宋体" w:eastAsia="宋体" w:hAnsi="宋体" w:cs="宋体" w:hint="eastAsia"/>
          <w:lang w:eastAsia="zh"/>
        </w:rPr>
      </w:pPr>
    </w:p>
    <w:p w14:paraId="3B3CC883" w14:textId="77777777" w:rsidR="005431B0" w:rsidRDefault="005431B0">
      <w:pPr>
        <w:rPr>
          <w:rFonts w:ascii="宋体" w:eastAsia="宋体" w:hAnsi="宋体" w:cs="宋体" w:hint="eastAsia"/>
          <w:lang w:eastAsia="zh"/>
        </w:rPr>
      </w:pPr>
    </w:p>
    <w:p w14:paraId="1A7D084E" w14:textId="77777777" w:rsidR="005431B0" w:rsidRDefault="00000000">
      <w:pPr>
        <w:rPr>
          <w:rFonts w:ascii="宋体" w:eastAsia="宋体" w:hAnsi="宋体" w:cs="宋体" w:hint="eastAsia"/>
          <w:sz w:val="44"/>
          <w:szCs w:val="44"/>
          <w:lang w:eastAsia="zh"/>
        </w:rPr>
      </w:pPr>
      <w:r>
        <w:rPr>
          <w:rFonts w:ascii="宋体" w:eastAsia="宋体" w:hAnsi="宋体" w:cs="宋体" w:hint="eastAsia"/>
          <w:sz w:val="44"/>
          <w:szCs w:val="44"/>
          <w:lang w:eastAsia="zh"/>
        </w:rPr>
        <w:lastRenderedPageBreak/>
        <w:t>报销比例表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5"/>
        <w:gridCol w:w="3498"/>
        <w:gridCol w:w="3336"/>
        <w:gridCol w:w="745"/>
        <w:gridCol w:w="748"/>
        <w:gridCol w:w="2990"/>
        <w:gridCol w:w="842"/>
        <w:gridCol w:w="1004"/>
      </w:tblGrid>
      <w:tr w:rsidR="005431B0" w14:paraId="436DEE59" w14:textId="77777777">
        <w:trPr>
          <w:trHeight w:val="462"/>
          <w:jc w:val="center"/>
        </w:trPr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BEF8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实体名称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5BB5" w14:textId="77777777" w:rsidR="005431B0" w:rsidRDefault="00000000">
            <w:proofErr w:type="spellStart"/>
            <w:r>
              <w:t>ReimbursementRatio</w:t>
            </w:r>
            <w:proofErr w:type="spellEnd"/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26CB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182D" w14:textId="77777777" w:rsidR="005431B0" w:rsidRDefault="00000000">
            <w:r>
              <w:t>报销比例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297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965FD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成果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601D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53E1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7F73FA35" w14:textId="77777777">
        <w:trPr>
          <w:trHeight w:val="462"/>
          <w:jc w:val="center"/>
        </w:trPr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792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字段编号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1894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字段名称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8E1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98CE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6014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约束关系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740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备注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B52E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EA8F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76B00755" w14:textId="77777777">
        <w:trPr>
          <w:trHeight w:val="462"/>
          <w:jc w:val="center"/>
        </w:trPr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8DA1" w14:textId="77777777" w:rsidR="005431B0" w:rsidRDefault="00000000">
            <w:r>
              <w:t>1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107C" w14:textId="77777777" w:rsidR="005431B0" w:rsidRDefault="00000000">
            <w:r>
              <w:t>grade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4B53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获奖等级</w:t>
            </w:r>
            <w:r>
              <w:t>&gt;:</w:t>
            </w:r>
            <w:r>
              <w:t>一等奖，二等奖，三等奖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86AC" w14:textId="77777777" w:rsidR="005431B0" w:rsidRDefault="00000000">
            <w:r>
              <w:t>获奖等级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2DF4" w14:textId="77777777" w:rsidR="005431B0" w:rsidRDefault="00000000">
            <w:r>
              <w:t>非空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CFB1" w14:textId="77777777" w:rsidR="005431B0" w:rsidRDefault="00000000">
            <w:r>
              <w:t>获奖等级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A247" w14:textId="77777777" w:rsidR="005431B0" w:rsidRDefault="00000000">
            <w:r>
              <w:t>字典单选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743B3" w14:textId="77777777" w:rsidR="005431B0" w:rsidRDefault="00000000">
            <w:r>
              <w:t>是</w:t>
            </w:r>
          </w:p>
        </w:tc>
      </w:tr>
      <w:tr w:rsidR="005431B0" w14:paraId="7BD4F069" w14:textId="77777777">
        <w:trPr>
          <w:trHeight w:val="462"/>
          <w:jc w:val="center"/>
        </w:trPr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15EC" w14:textId="77777777" w:rsidR="005431B0" w:rsidRDefault="00000000">
            <w:r>
              <w:t>2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EE28" w14:textId="77777777" w:rsidR="005431B0" w:rsidRDefault="00000000">
            <w:r>
              <w:t>category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2BE8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类别</w:t>
            </w:r>
            <w:r>
              <w:t>&gt;:</w:t>
            </w:r>
            <w:r>
              <w:t>政府类，学会类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1FAC" w14:textId="77777777" w:rsidR="005431B0" w:rsidRDefault="00000000">
            <w:r>
              <w:t>类别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F2C3" w14:textId="77777777" w:rsidR="005431B0" w:rsidRDefault="005431B0"/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DE2E" w14:textId="77777777" w:rsidR="005431B0" w:rsidRDefault="00000000">
            <w:r>
              <w:t>类别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8585" w14:textId="77777777" w:rsidR="005431B0" w:rsidRDefault="00000000">
            <w:r>
              <w:t>字典单选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B0E12" w14:textId="77777777" w:rsidR="005431B0" w:rsidRDefault="00000000">
            <w:r>
              <w:t>是</w:t>
            </w:r>
          </w:p>
        </w:tc>
      </w:tr>
      <w:tr w:rsidR="005431B0" w14:paraId="7FCF9F03" w14:textId="77777777">
        <w:trPr>
          <w:trHeight w:val="462"/>
          <w:jc w:val="center"/>
        </w:trPr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77859" w14:textId="77777777" w:rsidR="005431B0" w:rsidRDefault="00000000">
            <w:r>
              <w:t>3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9D75" w14:textId="77777777" w:rsidR="005431B0" w:rsidRDefault="00000000">
            <w:r>
              <w:t>ratio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9B5F" w14:textId="77777777" w:rsidR="005431B0" w:rsidRDefault="00000000">
            <w:r>
              <w:t>Integer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6DBE" w14:textId="77777777" w:rsidR="005431B0" w:rsidRDefault="00000000">
            <w:r>
              <w:t>报销百分比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F0E1" w14:textId="77777777" w:rsidR="005431B0" w:rsidRDefault="005431B0"/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E64A" w14:textId="77777777" w:rsidR="005431B0" w:rsidRDefault="00000000">
            <w:r>
              <w:t>报销百分比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9D25" w14:textId="77777777" w:rsidR="005431B0" w:rsidRDefault="00000000">
            <w:r>
              <w:t>数字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55C60" w14:textId="77777777" w:rsidR="005431B0" w:rsidRDefault="00000000">
            <w:r>
              <w:t>是</w:t>
            </w:r>
          </w:p>
        </w:tc>
      </w:tr>
      <w:tr w:rsidR="005431B0" w14:paraId="5266BBA7" w14:textId="77777777">
        <w:trPr>
          <w:trHeight w:val="462"/>
          <w:jc w:val="center"/>
          <w:ins w:id="1019" w:author="徐传运 Shepherd" w:date="2025-11-17T23:10:00Z"/>
        </w:trPr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90BC" w14:textId="77777777" w:rsidR="005431B0" w:rsidRDefault="00000000">
            <w:r>
              <w:t>4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6F89" w14:textId="77777777" w:rsidR="005431B0" w:rsidRDefault="00000000">
            <w:proofErr w:type="spellStart"/>
            <w:r>
              <w:t>owner_dep_id</w:t>
            </w:r>
            <w:proofErr w:type="spellEnd"/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C28B" w14:textId="77777777" w:rsidR="005431B0" w:rsidRDefault="00000000">
            <w:r>
              <w:t>Long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3E4B" w14:textId="77777777" w:rsidR="005431B0" w:rsidRDefault="00000000">
            <w:r>
              <w:t>归属学院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7706" w14:textId="77777777" w:rsidR="005431B0" w:rsidRDefault="005431B0"/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DE85D" w14:textId="77777777" w:rsidR="005431B0" w:rsidRDefault="00000000">
            <w:proofErr w:type="spellStart"/>
            <w:r>
              <w:t>sys_dept.dept_id</w:t>
            </w:r>
            <w:proofErr w:type="spellEnd"/>
            <w:r>
              <w:t>；为空表示全校规则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00B1" w14:textId="77777777" w:rsidR="005431B0" w:rsidRDefault="00000000">
            <w:r>
              <w:t>部门选择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5607" w14:textId="77777777" w:rsidR="005431B0" w:rsidRDefault="00000000">
            <w:r>
              <w:t>是</w:t>
            </w:r>
          </w:p>
        </w:tc>
      </w:tr>
      <w:tr w:rsidR="005431B0" w14:paraId="2915A5DB" w14:textId="77777777">
        <w:trPr>
          <w:jc w:val="center"/>
        </w:trPr>
        <w:tc>
          <w:tcPr>
            <w:tcW w:w="797" w:type="dxa"/>
          </w:tcPr>
          <w:p w14:paraId="67940835" w14:textId="77777777" w:rsidR="005431B0" w:rsidRDefault="00000000">
            <w:r>
              <w:t>5</w:t>
            </w:r>
          </w:p>
        </w:tc>
        <w:tc>
          <w:tcPr>
            <w:tcW w:w="3554" w:type="dxa"/>
          </w:tcPr>
          <w:p w14:paraId="350BC5E7" w14:textId="77777777" w:rsidR="005431B0" w:rsidRDefault="00000000">
            <w:r>
              <w:t>status</w:t>
            </w:r>
          </w:p>
        </w:tc>
        <w:tc>
          <w:tcPr>
            <w:tcW w:w="3390" w:type="dxa"/>
          </w:tcPr>
          <w:p w14:paraId="1FB3F0EF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757" w:type="dxa"/>
          </w:tcPr>
          <w:p w14:paraId="552EB546" w14:textId="77777777" w:rsidR="005431B0" w:rsidRDefault="00000000">
            <w:r>
              <w:t>状态</w:t>
            </w:r>
          </w:p>
        </w:tc>
        <w:tc>
          <w:tcPr>
            <w:tcW w:w="760" w:type="dxa"/>
          </w:tcPr>
          <w:p w14:paraId="7BED1DF6" w14:textId="77777777" w:rsidR="005431B0" w:rsidRDefault="005431B0"/>
        </w:tc>
        <w:tc>
          <w:tcPr>
            <w:tcW w:w="3039" w:type="dxa"/>
          </w:tcPr>
          <w:p w14:paraId="52A356E9" w14:textId="77777777" w:rsidR="005431B0" w:rsidRDefault="00000000">
            <w:r>
              <w:t>0</w:t>
            </w:r>
            <w:r>
              <w:t>停用</w:t>
            </w:r>
            <w:r>
              <w:t xml:space="preserve"> 1</w:t>
            </w:r>
            <w:r>
              <w:t>启用</w:t>
            </w:r>
          </w:p>
        </w:tc>
        <w:tc>
          <w:tcPr>
            <w:tcW w:w="857" w:type="dxa"/>
          </w:tcPr>
          <w:p w14:paraId="5F49FBE3" w14:textId="77777777" w:rsidR="005431B0" w:rsidRDefault="00000000">
            <w:r>
              <w:t>字典单选</w:t>
            </w:r>
          </w:p>
        </w:tc>
        <w:tc>
          <w:tcPr>
            <w:tcW w:w="1021" w:type="dxa"/>
          </w:tcPr>
          <w:p w14:paraId="34512C1A" w14:textId="77777777" w:rsidR="005431B0" w:rsidRDefault="00000000">
            <w:r>
              <w:t>是</w:t>
            </w:r>
          </w:p>
        </w:tc>
      </w:tr>
      <w:tr w:rsidR="005431B0" w14:paraId="5942AF5A" w14:textId="77777777">
        <w:trPr>
          <w:jc w:val="center"/>
        </w:trPr>
        <w:tc>
          <w:tcPr>
            <w:tcW w:w="797" w:type="dxa"/>
          </w:tcPr>
          <w:p w14:paraId="3E88962E" w14:textId="77777777" w:rsidR="005431B0" w:rsidRDefault="00000000">
            <w:r>
              <w:t>6</w:t>
            </w:r>
          </w:p>
        </w:tc>
        <w:tc>
          <w:tcPr>
            <w:tcW w:w="3554" w:type="dxa"/>
          </w:tcPr>
          <w:p w14:paraId="18F63177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3390" w:type="dxa"/>
          </w:tcPr>
          <w:p w14:paraId="37D45209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757" w:type="dxa"/>
          </w:tcPr>
          <w:p w14:paraId="675BF8C3" w14:textId="77777777" w:rsidR="005431B0" w:rsidRDefault="00000000">
            <w:r>
              <w:t>创建人</w:t>
            </w:r>
          </w:p>
        </w:tc>
        <w:tc>
          <w:tcPr>
            <w:tcW w:w="760" w:type="dxa"/>
          </w:tcPr>
          <w:p w14:paraId="4E633458" w14:textId="77777777" w:rsidR="005431B0" w:rsidRDefault="005431B0"/>
        </w:tc>
        <w:tc>
          <w:tcPr>
            <w:tcW w:w="3039" w:type="dxa"/>
          </w:tcPr>
          <w:p w14:paraId="4EDBF633" w14:textId="77777777" w:rsidR="005431B0" w:rsidRDefault="005431B0"/>
        </w:tc>
        <w:tc>
          <w:tcPr>
            <w:tcW w:w="857" w:type="dxa"/>
          </w:tcPr>
          <w:p w14:paraId="6780E162" w14:textId="77777777" w:rsidR="005431B0" w:rsidRDefault="00000000">
            <w:r>
              <w:t>文本</w:t>
            </w:r>
          </w:p>
        </w:tc>
        <w:tc>
          <w:tcPr>
            <w:tcW w:w="1021" w:type="dxa"/>
          </w:tcPr>
          <w:p w14:paraId="56536B28" w14:textId="77777777" w:rsidR="005431B0" w:rsidRDefault="00000000">
            <w:r>
              <w:t>否</w:t>
            </w:r>
          </w:p>
        </w:tc>
      </w:tr>
      <w:tr w:rsidR="005431B0" w14:paraId="69324F80" w14:textId="77777777">
        <w:trPr>
          <w:jc w:val="center"/>
        </w:trPr>
        <w:tc>
          <w:tcPr>
            <w:tcW w:w="797" w:type="dxa"/>
          </w:tcPr>
          <w:p w14:paraId="6E4DF705" w14:textId="77777777" w:rsidR="005431B0" w:rsidRDefault="00000000">
            <w:r>
              <w:t>7</w:t>
            </w:r>
          </w:p>
        </w:tc>
        <w:tc>
          <w:tcPr>
            <w:tcW w:w="3554" w:type="dxa"/>
          </w:tcPr>
          <w:p w14:paraId="400A672A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3390" w:type="dxa"/>
          </w:tcPr>
          <w:p w14:paraId="6A2482E8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757" w:type="dxa"/>
          </w:tcPr>
          <w:p w14:paraId="15BEF785" w14:textId="77777777" w:rsidR="005431B0" w:rsidRDefault="00000000">
            <w:r>
              <w:t>创建时间</w:t>
            </w:r>
          </w:p>
        </w:tc>
        <w:tc>
          <w:tcPr>
            <w:tcW w:w="760" w:type="dxa"/>
          </w:tcPr>
          <w:p w14:paraId="5A2A58BF" w14:textId="77777777" w:rsidR="005431B0" w:rsidRDefault="005431B0"/>
        </w:tc>
        <w:tc>
          <w:tcPr>
            <w:tcW w:w="3039" w:type="dxa"/>
          </w:tcPr>
          <w:p w14:paraId="259B7067" w14:textId="77777777" w:rsidR="005431B0" w:rsidRDefault="005431B0"/>
        </w:tc>
        <w:tc>
          <w:tcPr>
            <w:tcW w:w="857" w:type="dxa"/>
          </w:tcPr>
          <w:p w14:paraId="5733F12A" w14:textId="77777777" w:rsidR="005431B0" w:rsidRDefault="00000000">
            <w:r>
              <w:t>日期时间</w:t>
            </w:r>
          </w:p>
        </w:tc>
        <w:tc>
          <w:tcPr>
            <w:tcW w:w="1021" w:type="dxa"/>
          </w:tcPr>
          <w:p w14:paraId="7EB7B89D" w14:textId="77777777" w:rsidR="005431B0" w:rsidRDefault="00000000">
            <w:r>
              <w:t>否</w:t>
            </w:r>
          </w:p>
        </w:tc>
      </w:tr>
      <w:tr w:rsidR="005431B0" w14:paraId="3CB1376C" w14:textId="77777777">
        <w:trPr>
          <w:jc w:val="center"/>
        </w:trPr>
        <w:tc>
          <w:tcPr>
            <w:tcW w:w="797" w:type="dxa"/>
          </w:tcPr>
          <w:p w14:paraId="4A20D411" w14:textId="77777777" w:rsidR="005431B0" w:rsidRDefault="00000000">
            <w:r>
              <w:t>8</w:t>
            </w:r>
          </w:p>
        </w:tc>
        <w:tc>
          <w:tcPr>
            <w:tcW w:w="3554" w:type="dxa"/>
          </w:tcPr>
          <w:p w14:paraId="68745F99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3390" w:type="dxa"/>
          </w:tcPr>
          <w:p w14:paraId="53845F1A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757" w:type="dxa"/>
          </w:tcPr>
          <w:p w14:paraId="18413F37" w14:textId="77777777" w:rsidR="005431B0" w:rsidRDefault="00000000">
            <w:r>
              <w:t>更新人</w:t>
            </w:r>
          </w:p>
        </w:tc>
        <w:tc>
          <w:tcPr>
            <w:tcW w:w="760" w:type="dxa"/>
          </w:tcPr>
          <w:p w14:paraId="1A22E17F" w14:textId="77777777" w:rsidR="005431B0" w:rsidRDefault="005431B0"/>
        </w:tc>
        <w:tc>
          <w:tcPr>
            <w:tcW w:w="3039" w:type="dxa"/>
          </w:tcPr>
          <w:p w14:paraId="473187AC" w14:textId="77777777" w:rsidR="005431B0" w:rsidRDefault="005431B0"/>
        </w:tc>
        <w:tc>
          <w:tcPr>
            <w:tcW w:w="857" w:type="dxa"/>
          </w:tcPr>
          <w:p w14:paraId="522EB6B6" w14:textId="77777777" w:rsidR="005431B0" w:rsidRDefault="00000000">
            <w:r>
              <w:t>文本</w:t>
            </w:r>
          </w:p>
        </w:tc>
        <w:tc>
          <w:tcPr>
            <w:tcW w:w="1021" w:type="dxa"/>
          </w:tcPr>
          <w:p w14:paraId="65244D2A" w14:textId="77777777" w:rsidR="005431B0" w:rsidRDefault="00000000">
            <w:r>
              <w:t>否</w:t>
            </w:r>
          </w:p>
        </w:tc>
      </w:tr>
      <w:tr w:rsidR="005431B0" w14:paraId="3C9497BA" w14:textId="77777777">
        <w:trPr>
          <w:jc w:val="center"/>
        </w:trPr>
        <w:tc>
          <w:tcPr>
            <w:tcW w:w="797" w:type="dxa"/>
          </w:tcPr>
          <w:p w14:paraId="75A80B0A" w14:textId="77777777" w:rsidR="005431B0" w:rsidRDefault="00000000">
            <w:r>
              <w:t>9</w:t>
            </w:r>
          </w:p>
        </w:tc>
        <w:tc>
          <w:tcPr>
            <w:tcW w:w="3554" w:type="dxa"/>
          </w:tcPr>
          <w:p w14:paraId="4ABC728C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3390" w:type="dxa"/>
          </w:tcPr>
          <w:p w14:paraId="3A833EB3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757" w:type="dxa"/>
          </w:tcPr>
          <w:p w14:paraId="58092AB3" w14:textId="77777777" w:rsidR="005431B0" w:rsidRDefault="00000000">
            <w:r>
              <w:t>更新时间</w:t>
            </w:r>
          </w:p>
        </w:tc>
        <w:tc>
          <w:tcPr>
            <w:tcW w:w="760" w:type="dxa"/>
          </w:tcPr>
          <w:p w14:paraId="72B7EE6A" w14:textId="77777777" w:rsidR="005431B0" w:rsidRDefault="005431B0"/>
        </w:tc>
        <w:tc>
          <w:tcPr>
            <w:tcW w:w="3039" w:type="dxa"/>
          </w:tcPr>
          <w:p w14:paraId="15424D19" w14:textId="77777777" w:rsidR="005431B0" w:rsidRDefault="005431B0"/>
        </w:tc>
        <w:tc>
          <w:tcPr>
            <w:tcW w:w="857" w:type="dxa"/>
          </w:tcPr>
          <w:p w14:paraId="2B9483D6" w14:textId="77777777" w:rsidR="005431B0" w:rsidRDefault="00000000">
            <w:r>
              <w:t>日期时间</w:t>
            </w:r>
          </w:p>
        </w:tc>
        <w:tc>
          <w:tcPr>
            <w:tcW w:w="1021" w:type="dxa"/>
          </w:tcPr>
          <w:p w14:paraId="7B9274B7" w14:textId="77777777" w:rsidR="005431B0" w:rsidRDefault="00000000">
            <w:r>
              <w:t>否</w:t>
            </w:r>
          </w:p>
        </w:tc>
      </w:tr>
      <w:tr w:rsidR="005431B0" w14:paraId="24148969" w14:textId="77777777">
        <w:trPr>
          <w:jc w:val="center"/>
        </w:trPr>
        <w:tc>
          <w:tcPr>
            <w:tcW w:w="797" w:type="dxa"/>
          </w:tcPr>
          <w:p w14:paraId="2B8D8F2A" w14:textId="77777777" w:rsidR="005431B0" w:rsidRDefault="00000000">
            <w:r>
              <w:t>10</w:t>
            </w:r>
          </w:p>
        </w:tc>
        <w:tc>
          <w:tcPr>
            <w:tcW w:w="3554" w:type="dxa"/>
          </w:tcPr>
          <w:p w14:paraId="70BA1ADE" w14:textId="77777777" w:rsidR="005431B0" w:rsidRDefault="00000000">
            <w:r>
              <w:t>remark</w:t>
            </w:r>
          </w:p>
        </w:tc>
        <w:tc>
          <w:tcPr>
            <w:tcW w:w="3390" w:type="dxa"/>
          </w:tcPr>
          <w:p w14:paraId="2EA5A3F8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757" w:type="dxa"/>
          </w:tcPr>
          <w:p w14:paraId="23903B89" w14:textId="77777777" w:rsidR="005431B0" w:rsidRDefault="00000000">
            <w:r>
              <w:t>备注</w:t>
            </w:r>
          </w:p>
        </w:tc>
        <w:tc>
          <w:tcPr>
            <w:tcW w:w="760" w:type="dxa"/>
          </w:tcPr>
          <w:p w14:paraId="6F48B375" w14:textId="77777777" w:rsidR="005431B0" w:rsidRDefault="005431B0"/>
        </w:tc>
        <w:tc>
          <w:tcPr>
            <w:tcW w:w="3039" w:type="dxa"/>
          </w:tcPr>
          <w:p w14:paraId="531994A7" w14:textId="77777777" w:rsidR="005431B0" w:rsidRDefault="005431B0"/>
        </w:tc>
        <w:tc>
          <w:tcPr>
            <w:tcW w:w="857" w:type="dxa"/>
          </w:tcPr>
          <w:p w14:paraId="17689BF8" w14:textId="77777777" w:rsidR="005431B0" w:rsidRDefault="00000000">
            <w:r>
              <w:t>多行文</w:t>
            </w:r>
            <w:r>
              <w:lastRenderedPageBreak/>
              <w:t>本</w:t>
            </w:r>
          </w:p>
        </w:tc>
        <w:tc>
          <w:tcPr>
            <w:tcW w:w="1021" w:type="dxa"/>
          </w:tcPr>
          <w:p w14:paraId="23342FA5" w14:textId="77777777" w:rsidR="005431B0" w:rsidRDefault="00000000">
            <w:r>
              <w:lastRenderedPageBreak/>
              <w:t>否</w:t>
            </w:r>
          </w:p>
        </w:tc>
      </w:tr>
      <w:tr w:rsidR="005431B0" w14:paraId="75E24156" w14:textId="77777777">
        <w:trPr>
          <w:jc w:val="center"/>
        </w:trPr>
        <w:tc>
          <w:tcPr>
            <w:tcW w:w="797" w:type="dxa"/>
          </w:tcPr>
          <w:p w14:paraId="42E84B06" w14:textId="77777777" w:rsidR="005431B0" w:rsidRDefault="00000000">
            <w:r>
              <w:t>11</w:t>
            </w:r>
          </w:p>
        </w:tc>
        <w:tc>
          <w:tcPr>
            <w:tcW w:w="3554" w:type="dxa"/>
          </w:tcPr>
          <w:p w14:paraId="649302C3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3390" w:type="dxa"/>
          </w:tcPr>
          <w:p w14:paraId="76DDEE05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757" w:type="dxa"/>
          </w:tcPr>
          <w:p w14:paraId="3B012755" w14:textId="77777777" w:rsidR="005431B0" w:rsidRDefault="00000000">
            <w:r>
              <w:t>删除标记</w:t>
            </w:r>
          </w:p>
        </w:tc>
        <w:tc>
          <w:tcPr>
            <w:tcW w:w="760" w:type="dxa"/>
          </w:tcPr>
          <w:p w14:paraId="364EC8E9" w14:textId="77777777" w:rsidR="005431B0" w:rsidRDefault="005431B0"/>
        </w:tc>
        <w:tc>
          <w:tcPr>
            <w:tcW w:w="3039" w:type="dxa"/>
          </w:tcPr>
          <w:p w14:paraId="077E751B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857" w:type="dxa"/>
          </w:tcPr>
          <w:p w14:paraId="195F33D9" w14:textId="77777777" w:rsidR="005431B0" w:rsidRDefault="00000000">
            <w:r>
              <w:t>字典单选</w:t>
            </w:r>
          </w:p>
        </w:tc>
        <w:tc>
          <w:tcPr>
            <w:tcW w:w="1021" w:type="dxa"/>
          </w:tcPr>
          <w:p w14:paraId="7454D7A8" w14:textId="77777777" w:rsidR="005431B0" w:rsidRDefault="00000000">
            <w:r>
              <w:t>否</w:t>
            </w:r>
          </w:p>
        </w:tc>
      </w:tr>
    </w:tbl>
    <w:p w14:paraId="21204145" w14:textId="77777777" w:rsidR="005431B0" w:rsidRDefault="005431B0">
      <w:pPr>
        <w:rPr>
          <w:rFonts w:ascii="宋体" w:eastAsia="宋体" w:hAnsi="宋体" w:cs="宋体" w:hint="eastAsia"/>
          <w:sz w:val="44"/>
          <w:szCs w:val="44"/>
          <w:lang w:eastAsia="zh"/>
        </w:rPr>
      </w:pPr>
    </w:p>
    <w:p w14:paraId="47C7F219" w14:textId="77777777" w:rsidR="005431B0" w:rsidRDefault="005431B0">
      <w:pPr>
        <w:rPr>
          <w:rFonts w:ascii="宋体" w:eastAsia="宋体" w:hAnsi="宋体" w:cs="宋体" w:hint="eastAsia"/>
          <w:sz w:val="44"/>
          <w:szCs w:val="44"/>
          <w:lang w:eastAsia="zh"/>
        </w:rPr>
      </w:pPr>
    </w:p>
    <w:p w14:paraId="1867AD07" w14:textId="77777777" w:rsidR="005431B0" w:rsidRDefault="005431B0">
      <w:pPr>
        <w:rPr>
          <w:rFonts w:ascii="宋体" w:eastAsia="宋体" w:hAnsi="宋体" w:cs="宋体" w:hint="eastAsia"/>
          <w:sz w:val="44"/>
          <w:szCs w:val="44"/>
          <w:lang w:eastAsia="zh"/>
        </w:rPr>
      </w:pPr>
    </w:p>
    <w:p w14:paraId="11D3A306" w14:textId="77777777" w:rsidR="005431B0" w:rsidRDefault="00000000">
      <w:pPr>
        <w:rPr>
          <w:rFonts w:ascii="宋体" w:eastAsia="宋体" w:hAnsi="宋体" w:cs="宋体" w:hint="eastAsia"/>
          <w:sz w:val="44"/>
          <w:szCs w:val="44"/>
          <w:lang w:eastAsia="zh"/>
        </w:rPr>
      </w:pPr>
      <w:r>
        <w:rPr>
          <w:rFonts w:ascii="宋体" w:eastAsia="宋体" w:hAnsi="宋体" w:cs="宋体" w:hint="eastAsia"/>
          <w:sz w:val="44"/>
          <w:szCs w:val="44"/>
          <w:lang w:eastAsia="zh"/>
        </w:rPr>
        <w:t>成果附件</w:t>
      </w:r>
    </w:p>
    <w:tbl>
      <w:tblPr>
        <w:tblW w:w="51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6"/>
        <w:gridCol w:w="3089"/>
        <w:gridCol w:w="2340"/>
        <w:gridCol w:w="1401"/>
        <w:gridCol w:w="783"/>
        <w:gridCol w:w="2297"/>
        <w:gridCol w:w="2297"/>
        <w:gridCol w:w="1407"/>
        <w:tblGridChange w:id="1020">
          <w:tblGrid>
            <w:gridCol w:w="113"/>
            <w:gridCol w:w="428"/>
            <w:gridCol w:w="458"/>
            <w:gridCol w:w="1430"/>
            <w:gridCol w:w="1431"/>
            <w:gridCol w:w="228"/>
            <w:gridCol w:w="628"/>
            <w:gridCol w:w="478"/>
            <w:gridCol w:w="1234"/>
            <w:gridCol w:w="169"/>
            <w:gridCol w:w="1232"/>
            <w:gridCol w:w="171"/>
            <w:gridCol w:w="612"/>
            <w:gridCol w:w="247"/>
            <w:gridCol w:w="2050"/>
            <w:gridCol w:w="2297"/>
            <w:gridCol w:w="1407"/>
          </w:tblGrid>
        </w:tblGridChange>
      </w:tblGrid>
      <w:tr w:rsidR="005431B0" w14:paraId="5305BCA3" w14:textId="77777777">
        <w:trPr>
          <w:trHeight w:val="462"/>
          <w:jc w:val="center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3C1F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实体名称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8372" w14:textId="77777777" w:rsidR="005431B0" w:rsidRDefault="00000000">
            <w:r>
              <w:t>Attachment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973A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C61FC" w14:textId="77777777" w:rsidR="005431B0" w:rsidRDefault="00000000">
            <w:r>
              <w:t>成果附件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B68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7FBE2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成果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D336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  <w:lang w:eastAsia="zh"/>
              </w:rPr>
            </w:pPr>
            <w:del w:id="1021" w:author="徐传运 Shepherd" w:date="2025-11-17T23:41:00Z">
              <w:r>
                <w:rPr>
                  <w:rFonts w:ascii="宋体" w:eastAsia="宋体" w:hAnsi="宋体" w:cs="宋体" w:hint="eastAsia"/>
                  <w:kern w:val="0"/>
                  <w:sz w:val="24"/>
                  <w:lang w:bidi="ar"/>
                </w:rPr>
                <w:delText>erp:</w:delText>
              </w:r>
            </w:del>
            <w:proofErr w:type="spellStart"/>
            <w:ins w:id="1022" w:author="徐传运 Shepherd" w:date="2025-11-17T23:45:00Z">
              <w:r>
                <w:rPr>
                  <w:rFonts w:ascii="宋体" w:eastAsia="宋体" w:hAnsi="宋体" w:cs="宋体" w:hint="eastAsia"/>
                  <w:kern w:val="0"/>
                  <w:sz w:val="24"/>
                  <w:lang w:bidi="ar"/>
                </w:rPr>
                <w:t>sam:c</w:t>
              </w:r>
            </w:ins>
            <w:ins w:id="1023" w:author="徐传运 Shepherd" w:date="2025-11-17T23:16:00Z">
              <w:r>
                <w:rPr>
                  <w:rFonts w:ascii="宋体" w:eastAsia="宋体" w:hAnsi="宋体" w:cs="宋体" w:hint="eastAsia"/>
                  <w:sz w:val="24"/>
                  <w:lang w:eastAsia="zh" w:bidi="ar"/>
                </w:rPr>
                <w:t>ompetition</w:t>
              </w:r>
            </w:ins>
            <w:proofErr w:type="spellEnd"/>
            <w:del w:id="1024" w:author="徐传运 Shepherd" w:date="2025-11-17T23:12:00Z">
              <w:r>
                <w:rPr>
                  <w:rFonts w:ascii="宋体" w:eastAsia="宋体" w:hAnsi="宋体" w:cs="宋体" w:hint="eastAsia"/>
                  <w:kern w:val="0"/>
                  <w:sz w:val="24"/>
                  <w:lang w:eastAsia="zh" w:bidi="ar"/>
                </w:rPr>
                <w:delText>achievement</w:delText>
              </w:r>
            </w:del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:</w:t>
            </w:r>
            <w:r>
              <w:rPr>
                <w:rFonts w:ascii="宋体" w:eastAsia="宋体" w:hAnsi="宋体" w:cs="宋体" w:hint="eastAsia"/>
                <w:kern w:val="0"/>
                <w:sz w:val="24"/>
                <w:lang w:eastAsia="zh" w:bidi="ar"/>
              </w:rPr>
              <w:t>成果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3D30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</w:tr>
      <w:tr w:rsidR="005431B0" w14:paraId="007BBEB8" w14:textId="77777777" w:rsidTr="005431B0">
        <w:tblPrEx>
          <w:tblW w:w="5198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PrExChange w:id="1025" w:author="徐传运 Shepherd" w:date="2025-11-17T23:12:00Z">
            <w:tblPrEx>
              <w:tblW w:w="5198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</w:tblPrEx>
          </w:tblPrExChange>
        </w:tblPrEx>
        <w:trPr>
          <w:trHeight w:val="911"/>
          <w:jc w:val="center"/>
          <w:trPrChange w:id="1026" w:author="徐传运 Shepherd" w:date="2025-11-17T23:12:00Z">
            <w:trPr>
              <w:gridAfter w:val="0"/>
              <w:trHeight w:val="462"/>
              <w:jc w:val="center"/>
            </w:trPr>
          </w:trPrChange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27" w:author="徐传运 Shepherd" w:date="2025-11-17T23:12:00Z">
              <w:tcPr>
                <w:tcW w:w="30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B212EC4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字段编号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28" w:author="徐传运 Shepherd" w:date="2025-11-17T23:12:00Z">
              <w:tcPr>
                <w:tcW w:w="106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5F44B1B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字段名称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29" w:author="徐传运 Shepherd" w:date="2025-11-17T23:12:00Z">
              <w:tcPr>
                <w:tcW w:w="80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9D09CF9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30" w:author="徐传运 Shepherd" w:date="2025-11-17T23:12:00Z">
              <w:tcPr>
                <w:tcW w:w="48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DBBE7B8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31" w:author="徐传运 Shepherd" w:date="2025-11-17T23:12:00Z">
              <w:tcPr>
                <w:tcW w:w="27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FF5A5B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约束关系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32" w:author="徐传运 Shepherd" w:date="2025-11-17T23:12:00Z">
              <w:tcPr>
                <w:tcW w:w="79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C78B7AE" w14:textId="77777777" w:rsidR="005431B0" w:rsidRDefault="005431B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33" w:author="徐传运 Shepherd" w:date="2025-11-17T23:12:00Z">
              <w:tcPr>
                <w:tcW w:w="79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5FBE726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备注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34" w:author="徐传运 Shepherd" w:date="2025-11-17T23:12:00Z">
              <w:tcPr>
                <w:tcW w:w="48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4131D6F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</w:tr>
      <w:tr w:rsidR="005431B0" w14:paraId="583B7643" w14:textId="77777777">
        <w:trPr>
          <w:jc w:val="center"/>
        </w:trPr>
        <w:tc>
          <w:tcPr>
            <w:tcW w:w="900" w:type="dxa"/>
          </w:tcPr>
          <w:p w14:paraId="3E66BFD4" w14:textId="77777777" w:rsidR="005431B0" w:rsidRDefault="00000000">
            <w:r>
              <w:t>1</w:t>
            </w:r>
          </w:p>
        </w:tc>
        <w:tc>
          <w:tcPr>
            <w:tcW w:w="3140" w:type="dxa"/>
          </w:tcPr>
          <w:p w14:paraId="06DA00BC" w14:textId="77777777" w:rsidR="005431B0" w:rsidRDefault="00000000">
            <w:proofErr w:type="spellStart"/>
            <w:r>
              <w:t>achievement_id</w:t>
            </w:r>
            <w:proofErr w:type="spellEnd"/>
          </w:p>
        </w:tc>
        <w:tc>
          <w:tcPr>
            <w:tcW w:w="2380" w:type="dxa"/>
          </w:tcPr>
          <w:p w14:paraId="745AE22B" w14:textId="77777777" w:rsidR="005431B0" w:rsidRDefault="00000000">
            <w:r>
              <w:t>Long</w:t>
            </w:r>
          </w:p>
        </w:tc>
        <w:tc>
          <w:tcPr>
            <w:tcW w:w="1424" w:type="dxa"/>
          </w:tcPr>
          <w:p w14:paraId="5DA37C76" w14:textId="77777777" w:rsidR="005431B0" w:rsidRDefault="00000000">
            <w:r>
              <w:t>成果</w:t>
            </w:r>
          </w:p>
        </w:tc>
        <w:tc>
          <w:tcPr>
            <w:tcW w:w="795" w:type="dxa"/>
          </w:tcPr>
          <w:p w14:paraId="63EAA9FC" w14:textId="77777777" w:rsidR="005431B0" w:rsidRDefault="00000000">
            <w:r>
              <w:t>非空</w:t>
            </w:r>
          </w:p>
        </w:tc>
        <w:tc>
          <w:tcPr>
            <w:tcW w:w="2334" w:type="dxa"/>
          </w:tcPr>
          <w:p w14:paraId="3C8810B3" w14:textId="77777777" w:rsidR="005431B0" w:rsidRDefault="00000000">
            <w:r>
              <w:t>Achievement.id</w:t>
            </w:r>
          </w:p>
        </w:tc>
        <w:tc>
          <w:tcPr>
            <w:tcW w:w="2334" w:type="dxa"/>
          </w:tcPr>
          <w:p w14:paraId="4AF568EF" w14:textId="77777777" w:rsidR="005431B0" w:rsidRDefault="005431B0"/>
        </w:tc>
        <w:tc>
          <w:tcPr>
            <w:tcW w:w="1429" w:type="dxa"/>
          </w:tcPr>
          <w:p w14:paraId="43C784B9" w14:textId="77777777" w:rsidR="005431B0" w:rsidRDefault="00000000">
            <w:r>
              <w:t>文本</w:t>
            </w:r>
          </w:p>
        </w:tc>
      </w:tr>
      <w:tr w:rsidR="005431B0" w14:paraId="78A43B32" w14:textId="77777777">
        <w:trPr>
          <w:jc w:val="center"/>
        </w:trPr>
        <w:tc>
          <w:tcPr>
            <w:tcW w:w="900" w:type="dxa"/>
          </w:tcPr>
          <w:p w14:paraId="7C34C5FF" w14:textId="77777777" w:rsidR="005431B0" w:rsidRDefault="00000000">
            <w:r>
              <w:t>2</w:t>
            </w:r>
          </w:p>
        </w:tc>
        <w:tc>
          <w:tcPr>
            <w:tcW w:w="3140" w:type="dxa"/>
          </w:tcPr>
          <w:p w14:paraId="0F9CC9CA" w14:textId="77777777" w:rsidR="005431B0" w:rsidRDefault="00000000">
            <w:r>
              <w:t>type</w:t>
            </w:r>
          </w:p>
        </w:tc>
        <w:tc>
          <w:tcPr>
            <w:tcW w:w="2380" w:type="dxa"/>
          </w:tcPr>
          <w:p w14:paraId="0CF6117E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附件类别</w:t>
            </w:r>
            <w:r>
              <w:t>&gt;:</w:t>
            </w:r>
            <w:r>
              <w:t>奖章</w:t>
            </w:r>
            <w:r>
              <w:t>,</w:t>
            </w:r>
            <w:r>
              <w:t>作品图片</w:t>
            </w:r>
            <w:r>
              <w:t>,</w:t>
            </w:r>
            <w:r>
              <w:t>比赛通知</w:t>
            </w:r>
            <w:r>
              <w:t>,</w:t>
            </w:r>
            <w:r>
              <w:t>发票</w:t>
            </w:r>
            <w:r>
              <w:t>,</w:t>
            </w:r>
            <w:r>
              <w:t>支付记录</w:t>
            </w:r>
            <w:r>
              <w:t>,</w:t>
            </w:r>
            <w:proofErr w:type="gramStart"/>
            <w:r>
              <w:t>微信收款</w:t>
            </w:r>
            <w:proofErr w:type="gramEnd"/>
            <w:r>
              <w:t>码</w:t>
            </w:r>
          </w:p>
        </w:tc>
        <w:tc>
          <w:tcPr>
            <w:tcW w:w="1424" w:type="dxa"/>
          </w:tcPr>
          <w:p w14:paraId="5709D0B6" w14:textId="77777777" w:rsidR="005431B0" w:rsidRDefault="00000000">
            <w:r>
              <w:t>附件类型</w:t>
            </w:r>
          </w:p>
        </w:tc>
        <w:tc>
          <w:tcPr>
            <w:tcW w:w="795" w:type="dxa"/>
          </w:tcPr>
          <w:p w14:paraId="2E98A9F7" w14:textId="77777777" w:rsidR="005431B0" w:rsidRDefault="00000000">
            <w:r>
              <w:t>非空</w:t>
            </w:r>
          </w:p>
        </w:tc>
        <w:tc>
          <w:tcPr>
            <w:tcW w:w="2334" w:type="dxa"/>
          </w:tcPr>
          <w:p w14:paraId="31BD2606" w14:textId="77777777" w:rsidR="005431B0" w:rsidRDefault="005431B0"/>
        </w:tc>
        <w:tc>
          <w:tcPr>
            <w:tcW w:w="2334" w:type="dxa"/>
          </w:tcPr>
          <w:p w14:paraId="40687DFC" w14:textId="77777777" w:rsidR="005431B0" w:rsidRDefault="005431B0"/>
        </w:tc>
        <w:tc>
          <w:tcPr>
            <w:tcW w:w="1429" w:type="dxa"/>
          </w:tcPr>
          <w:p w14:paraId="03B6032B" w14:textId="77777777" w:rsidR="005431B0" w:rsidRDefault="00000000">
            <w:r>
              <w:t>字典单选</w:t>
            </w:r>
          </w:p>
        </w:tc>
      </w:tr>
      <w:tr w:rsidR="005431B0" w14:paraId="39B638BA" w14:textId="77777777">
        <w:trPr>
          <w:jc w:val="center"/>
        </w:trPr>
        <w:tc>
          <w:tcPr>
            <w:tcW w:w="900" w:type="dxa"/>
          </w:tcPr>
          <w:p w14:paraId="4F7FDE4E" w14:textId="77777777" w:rsidR="005431B0" w:rsidRDefault="00000000">
            <w:r>
              <w:t>3</w:t>
            </w:r>
          </w:p>
        </w:tc>
        <w:tc>
          <w:tcPr>
            <w:tcW w:w="3140" w:type="dxa"/>
          </w:tcPr>
          <w:p w14:paraId="77803AF6" w14:textId="77777777" w:rsidR="005431B0" w:rsidRDefault="00000000">
            <w:proofErr w:type="spellStart"/>
            <w:r>
              <w:t>file_type</w:t>
            </w:r>
            <w:proofErr w:type="spellEnd"/>
          </w:p>
        </w:tc>
        <w:tc>
          <w:tcPr>
            <w:tcW w:w="2380" w:type="dxa"/>
          </w:tcPr>
          <w:p w14:paraId="0D62ED66" w14:textId="77777777" w:rsidR="005431B0" w:rsidRDefault="00000000">
            <w:proofErr w:type="spellStart"/>
            <w:r>
              <w:t>CodeTable</w:t>
            </w:r>
            <w:proofErr w:type="spellEnd"/>
            <w:r>
              <w:t>&lt;</w:t>
            </w:r>
            <w:r>
              <w:t>文件类型</w:t>
            </w:r>
            <w:r>
              <w:t>&gt;:</w:t>
            </w:r>
            <w:proofErr w:type="gramStart"/>
            <w:r>
              <w:t>PDF,JPEG</w:t>
            </w:r>
            <w:proofErr w:type="gramEnd"/>
            <w:r>
              <w:t>,PNG</w:t>
            </w:r>
          </w:p>
        </w:tc>
        <w:tc>
          <w:tcPr>
            <w:tcW w:w="1424" w:type="dxa"/>
          </w:tcPr>
          <w:p w14:paraId="273A299D" w14:textId="77777777" w:rsidR="005431B0" w:rsidRDefault="00000000">
            <w:r>
              <w:t>文件类型</w:t>
            </w:r>
          </w:p>
        </w:tc>
        <w:tc>
          <w:tcPr>
            <w:tcW w:w="795" w:type="dxa"/>
          </w:tcPr>
          <w:p w14:paraId="7D5B316A" w14:textId="77777777" w:rsidR="005431B0" w:rsidRDefault="00000000">
            <w:r>
              <w:t>非空</w:t>
            </w:r>
          </w:p>
        </w:tc>
        <w:tc>
          <w:tcPr>
            <w:tcW w:w="2334" w:type="dxa"/>
          </w:tcPr>
          <w:p w14:paraId="2E83B75B" w14:textId="77777777" w:rsidR="005431B0" w:rsidRDefault="005431B0"/>
        </w:tc>
        <w:tc>
          <w:tcPr>
            <w:tcW w:w="2334" w:type="dxa"/>
          </w:tcPr>
          <w:p w14:paraId="0E1DDDAD" w14:textId="77777777" w:rsidR="005431B0" w:rsidRDefault="005431B0"/>
        </w:tc>
        <w:tc>
          <w:tcPr>
            <w:tcW w:w="1429" w:type="dxa"/>
          </w:tcPr>
          <w:p w14:paraId="2ACDF17E" w14:textId="77777777" w:rsidR="005431B0" w:rsidRDefault="00000000">
            <w:r>
              <w:t>字典单选</w:t>
            </w:r>
          </w:p>
        </w:tc>
      </w:tr>
      <w:tr w:rsidR="005431B0" w14:paraId="5CFD1670" w14:textId="77777777">
        <w:trPr>
          <w:jc w:val="center"/>
        </w:trPr>
        <w:tc>
          <w:tcPr>
            <w:tcW w:w="900" w:type="dxa"/>
          </w:tcPr>
          <w:p w14:paraId="1EAB1C20" w14:textId="77777777" w:rsidR="005431B0" w:rsidRDefault="00000000">
            <w:r>
              <w:t>4</w:t>
            </w:r>
          </w:p>
        </w:tc>
        <w:tc>
          <w:tcPr>
            <w:tcW w:w="3140" w:type="dxa"/>
          </w:tcPr>
          <w:p w14:paraId="2562C853" w14:textId="77777777" w:rsidR="005431B0" w:rsidRDefault="00000000">
            <w:proofErr w:type="spellStart"/>
            <w:r>
              <w:t>origin_name</w:t>
            </w:r>
            <w:proofErr w:type="spellEnd"/>
          </w:p>
        </w:tc>
        <w:tc>
          <w:tcPr>
            <w:tcW w:w="2380" w:type="dxa"/>
          </w:tcPr>
          <w:p w14:paraId="59ABE3AE" w14:textId="77777777" w:rsidR="005431B0" w:rsidRDefault="00000000">
            <w:proofErr w:type="gramStart"/>
            <w:r>
              <w:t>String(</w:t>
            </w:r>
            <w:proofErr w:type="gramEnd"/>
            <w:r>
              <w:t>255)</w:t>
            </w:r>
          </w:p>
        </w:tc>
        <w:tc>
          <w:tcPr>
            <w:tcW w:w="1424" w:type="dxa"/>
          </w:tcPr>
          <w:p w14:paraId="324A67A6" w14:textId="77777777" w:rsidR="005431B0" w:rsidRDefault="00000000">
            <w:r>
              <w:t>原始文件名</w:t>
            </w:r>
          </w:p>
        </w:tc>
        <w:tc>
          <w:tcPr>
            <w:tcW w:w="795" w:type="dxa"/>
          </w:tcPr>
          <w:p w14:paraId="6B77122F" w14:textId="77777777" w:rsidR="005431B0" w:rsidRDefault="005431B0"/>
        </w:tc>
        <w:tc>
          <w:tcPr>
            <w:tcW w:w="2334" w:type="dxa"/>
          </w:tcPr>
          <w:p w14:paraId="52018ED5" w14:textId="77777777" w:rsidR="005431B0" w:rsidRDefault="005431B0"/>
        </w:tc>
        <w:tc>
          <w:tcPr>
            <w:tcW w:w="2334" w:type="dxa"/>
          </w:tcPr>
          <w:p w14:paraId="20D161AA" w14:textId="77777777" w:rsidR="005431B0" w:rsidRDefault="00000000">
            <w:r>
              <w:t>原始上传文件名（用于展示）</w:t>
            </w:r>
          </w:p>
        </w:tc>
        <w:tc>
          <w:tcPr>
            <w:tcW w:w="1429" w:type="dxa"/>
          </w:tcPr>
          <w:p w14:paraId="1B9C79E5" w14:textId="77777777" w:rsidR="005431B0" w:rsidRDefault="00000000">
            <w:r>
              <w:t>文本</w:t>
            </w:r>
          </w:p>
        </w:tc>
      </w:tr>
      <w:tr w:rsidR="005431B0" w14:paraId="1C423BE3" w14:textId="77777777">
        <w:trPr>
          <w:jc w:val="center"/>
        </w:trPr>
        <w:tc>
          <w:tcPr>
            <w:tcW w:w="900" w:type="dxa"/>
          </w:tcPr>
          <w:p w14:paraId="7452B521" w14:textId="77777777" w:rsidR="005431B0" w:rsidRDefault="00000000">
            <w:r>
              <w:lastRenderedPageBreak/>
              <w:t>5</w:t>
            </w:r>
          </w:p>
        </w:tc>
        <w:tc>
          <w:tcPr>
            <w:tcW w:w="3140" w:type="dxa"/>
          </w:tcPr>
          <w:p w14:paraId="23FBA927" w14:textId="77777777" w:rsidR="005431B0" w:rsidRDefault="00000000">
            <w:proofErr w:type="spellStart"/>
            <w:r>
              <w:t>store_name</w:t>
            </w:r>
            <w:proofErr w:type="spellEnd"/>
          </w:p>
        </w:tc>
        <w:tc>
          <w:tcPr>
            <w:tcW w:w="2380" w:type="dxa"/>
          </w:tcPr>
          <w:p w14:paraId="089501E2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424" w:type="dxa"/>
          </w:tcPr>
          <w:p w14:paraId="5775DDDE" w14:textId="77777777" w:rsidR="005431B0" w:rsidRDefault="00000000">
            <w:r>
              <w:t>存储文件名</w:t>
            </w:r>
          </w:p>
        </w:tc>
        <w:tc>
          <w:tcPr>
            <w:tcW w:w="795" w:type="dxa"/>
          </w:tcPr>
          <w:p w14:paraId="5FCD7247" w14:textId="77777777" w:rsidR="005431B0" w:rsidRDefault="005431B0"/>
        </w:tc>
        <w:tc>
          <w:tcPr>
            <w:tcW w:w="2334" w:type="dxa"/>
          </w:tcPr>
          <w:p w14:paraId="67A5E575" w14:textId="77777777" w:rsidR="005431B0" w:rsidRDefault="005431B0"/>
        </w:tc>
        <w:tc>
          <w:tcPr>
            <w:tcW w:w="2334" w:type="dxa"/>
          </w:tcPr>
          <w:p w14:paraId="6260A746" w14:textId="77777777" w:rsidR="005431B0" w:rsidRDefault="00000000">
            <w:r>
              <w:t>建议</w:t>
            </w:r>
            <w:r>
              <w:t>UUID(</w:t>
            </w:r>
            <w:r>
              <w:t>不含路径</w:t>
            </w:r>
            <w:r>
              <w:t>)</w:t>
            </w:r>
            <w:r>
              <w:t>，避免猜测与覆盖</w:t>
            </w:r>
          </w:p>
        </w:tc>
        <w:tc>
          <w:tcPr>
            <w:tcW w:w="1429" w:type="dxa"/>
          </w:tcPr>
          <w:p w14:paraId="30FE063E" w14:textId="77777777" w:rsidR="005431B0" w:rsidRDefault="00000000">
            <w:r>
              <w:t>文本</w:t>
            </w:r>
          </w:p>
        </w:tc>
      </w:tr>
      <w:tr w:rsidR="005431B0" w14:paraId="48DC6F39" w14:textId="77777777">
        <w:trPr>
          <w:jc w:val="center"/>
        </w:trPr>
        <w:tc>
          <w:tcPr>
            <w:tcW w:w="900" w:type="dxa"/>
          </w:tcPr>
          <w:p w14:paraId="34003241" w14:textId="77777777" w:rsidR="005431B0" w:rsidRDefault="00000000">
            <w:r>
              <w:t>6</w:t>
            </w:r>
          </w:p>
        </w:tc>
        <w:tc>
          <w:tcPr>
            <w:tcW w:w="3140" w:type="dxa"/>
          </w:tcPr>
          <w:p w14:paraId="0694C9B3" w14:textId="77777777" w:rsidR="005431B0" w:rsidRDefault="00000000">
            <w:proofErr w:type="spellStart"/>
            <w:r>
              <w:t>file_path</w:t>
            </w:r>
            <w:proofErr w:type="spellEnd"/>
          </w:p>
        </w:tc>
        <w:tc>
          <w:tcPr>
            <w:tcW w:w="2380" w:type="dxa"/>
          </w:tcPr>
          <w:p w14:paraId="150A8297" w14:textId="77777777" w:rsidR="005431B0" w:rsidRDefault="00000000">
            <w:proofErr w:type="gramStart"/>
            <w:r>
              <w:t>String(</w:t>
            </w:r>
            <w:proofErr w:type="gramEnd"/>
            <w:r>
              <w:t>1000)</w:t>
            </w:r>
          </w:p>
        </w:tc>
        <w:tc>
          <w:tcPr>
            <w:tcW w:w="1424" w:type="dxa"/>
          </w:tcPr>
          <w:p w14:paraId="4F4094ED" w14:textId="77777777" w:rsidR="005431B0" w:rsidRDefault="00000000">
            <w:r>
              <w:t>相对路径</w:t>
            </w:r>
          </w:p>
        </w:tc>
        <w:tc>
          <w:tcPr>
            <w:tcW w:w="795" w:type="dxa"/>
          </w:tcPr>
          <w:p w14:paraId="7B9E192B" w14:textId="77777777" w:rsidR="005431B0" w:rsidRDefault="005431B0"/>
        </w:tc>
        <w:tc>
          <w:tcPr>
            <w:tcW w:w="2334" w:type="dxa"/>
          </w:tcPr>
          <w:p w14:paraId="7B3874FD" w14:textId="77777777" w:rsidR="005431B0" w:rsidRDefault="005431B0"/>
        </w:tc>
        <w:tc>
          <w:tcPr>
            <w:tcW w:w="2334" w:type="dxa"/>
          </w:tcPr>
          <w:p w14:paraId="3FECFD2E" w14:textId="77777777" w:rsidR="005431B0" w:rsidRDefault="00000000">
            <w:r>
              <w:t>仅存相对路径</w:t>
            </w:r>
            <w:r>
              <w:t>(</w:t>
            </w:r>
            <w:r>
              <w:t>不含域名</w:t>
            </w:r>
            <w:r>
              <w:t>/</w:t>
            </w:r>
            <w:r>
              <w:t>盘符</w:t>
            </w:r>
            <w:r>
              <w:t>)</w:t>
            </w:r>
            <w:r>
              <w:t>，由配置拼接访问</w:t>
            </w:r>
            <w:r>
              <w:t>URL</w:t>
            </w:r>
          </w:p>
        </w:tc>
        <w:tc>
          <w:tcPr>
            <w:tcW w:w="1429" w:type="dxa"/>
          </w:tcPr>
          <w:p w14:paraId="01B99D84" w14:textId="77777777" w:rsidR="005431B0" w:rsidRDefault="00000000">
            <w:r>
              <w:t>文本</w:t>
            </w:r>
          </w:p>
        </w:tc>
      </w:tr>
      <w:tr w:rsidR="005431B0" w14:paraId="1177A33E" w14:textId="77777777">
        <w:trPr>
          <w:jc w:val="center"/>
        </w:trPr>
        <w:tc>
          <w:tcPr>
            <w:tcW w:w="900" w:type="dxa"/>
          </w:tcPr>
          <w:p w14:paraId="4BA3C63C" w14:textId="77777777" w:rsidR="005431B0" w:rsidRDefault="00000000">
            <w:r>
              <w:t>7</w:t>
            </w:r>
          </w:p>
        </w:tc>
        <w:tc>
          <w:tcPr>
            <w:tcW w:w="3140" w:type="dxa"/>
          </w:tcPr>
          <w:p w14:paraId="64F8C52F" w14:textId="77777777" w:rsidR="005431B0" w:rsidRDefault="00000000">
            <w:proofErr w:type="spellStart"/>
            <w:r>
              <w:t>file_url</w:t>
            </w:r>
            <w:proofErr w:type="spellEnd"/>
          </w:p>
        </w:tc>
        <w:tc>
          <w:tcPr>
            <w:tcW w:w="2380" w:type="dxa"/>
          </w:tcPr>
          <w:p w14:paraId="36B190AA" w14:textId="77777777" w:rsidR="005431B0" w:rsidRDefault="00000000">
            <w:proofErr w:type="gramStart"/>
            <w:r>
              <w:t>String(</w:t>
            </w:r>
            <w:proofErr w:type="gramEnd"/>
            <w:r>
              <w:t>1000)</w:t>
            </w:r>
          </w:p>
        </w:tc>
        <w:tc>
          <w:tcPr>
            <w:tcW w:w="1424" w:type="dxa"/>
          </w:tcPr>
          <w:p w14:paraId="55079582" w14:textId="77777777" w:rsidR="005431B0" w:rsidRDefault="00000000">
            <w:r>
              <w:t>访问</w:t>
            </w:r>
            <w:r>
              <w:t>URL</w:t>
            </w:r>
          </w:p>
        </w:tc>
        <w:tc>
          <w:tcPr>
            <w:tcW w:w="795" w:type="dxa"/>
          </w:tcPr>
          <w:p w14:paraId="1EFF8E92" w14:textId="77777777" w:rsidR="005431B0" w:rsidRDefault="005431B0"/>
        </w:tc>
        <w:tc>
          <w:tcPr>
            <w:tcW w:w="2334" w:type="dxa"/>
          </w:tcPr>
          <w:p w14:paraId="4D0D318F" w14:textId="77777777" w:rsidR="005431B0" w:rsidRDefault="005431B0"/>
        </w:tc>
        <w:tc>
          <w:tcPr>
            <w:tcW w:w="2334" w:type="dxa"/>
          </w:tcPr>
          <w:p w14:paraId="0E330F79" w14:textId="77777777" w:rsidR="005431B0" w:rsidRDefault="00000000">
            <w:r>
              <w:t>可为空：由</w:t>
            </w:r>
            <w:proofErr w:type="spellStart"/>
            <w:r>
              <w:t>file_path</w:t>
            </w:r>
            <w:proofErr w:type="spellEnd"/>
            <w:r>
              <w:t>+</w:t>
            </w:r>
            <w:r>
              <w:t>配置拼接；或</w:t>
            </w:r>
            <w:r>
              <w:t>OSS</w:t>
            </w:r>
            <w:r>
              <w:t>直链</w:t>
            </w:r>
          </w:p>
        </w:tc>
        <w:tc>
          <w:tcPr>
            <w:tcW w:w="1429" w:type="dxa"/>
          </w:tcPr>
          <w:p w14:paraId="57E5443C" w14:textId="77777777" w:rsidR="005431B0" w:rsidRDefault="00000000">
            <w:r>
              <w:t>文本</w:t>
            </w:r>
          </w:p>
        </w:tc>
      </w:tr>
      <w:tr w:rsidR="005431B0" w14:paraId="551BE52B" w14:textId="77777777">
        <w:trPr>
          <w:jc w:val="center"/>
        </w:trPr>
        <w:tc>
          <w:tcPr>
            <w:tcW w:w="900" w:type="dxa"/>
          </w:tcPr>
          <w:p w14:paraId="35BE3526" w14:textId="77777777" w:rsidR="005431B0" w:rsidRDefault="00000000">
            <w:r>
              <w:t>8</w:t>
            </w:r>
          </w:p>
        </w:tc>
        <w:tc>
          <w:tcPr>
            <w:tcW w:w="3140" w:type="dxa"/>
          </w:tcPr>
          <w:p w14:paraId="5D09D269" w14:textId="77777777" w:rsidR="005431B0" w:rsidRDefault="00000000">
            <w:proofErr w:type="spellStart"/>
            <w:r>
              <w:t>oss_id</w:t>
            </w:r>
            <w:proofErr w:type="spellEnd"/>
          </w:p>
        </w:tc>
        <w:tc>
          <w:tcPr>
            <w:tcW w:w="2380" w:type="dxa"/>
          </w:tcPr>
          <w:p w14:paraId="5CD9FDA7" w14:textId="77777777" w:rsidR="005431B0" w:rsidRDefault="00000000">
            <w:r>
              <w:t>Long</w:t>
            </w:r>
          </w:p>
        </w:tc>
        <w:tc>
          <w:tcPr>
            <w:tcW w:w="1424" w:type="dxa"/>
          </w:tcPr>
          <w:p w14:paraId="31E4E502" w14:textId="77777777" w:rsidR="005431B0" w:rsidRDefault="00000000">
            <w:r>
              <w:t>OSS</w:t>
            </w:r>
            <w:r>
              <w:t>文件</w:t>
            </w:r>
            <w:r>
              <w:t>ID</w:t>
            </w:r>
          </w:p>
        </w:tc>
        <w:tc>
          <w:tcPr>
            <w:tcW w:w="795" w:type="dxa"/>
          </w:tcPr>
          <w:p w14:paraId="35324270" w14:textId="77777777" w:rsidR="005431B0" w:rsidRDefault="005431B0"/>
        </w:tc>
        <w:tc>
          <w:tcPr>
            <w:tcW w:w="2334" w:type="dxa"/>
          </w:tcPr>
          <w:p w14:paraId="642B8BD1" w14:textId="77777777" w:rsidR="005431B0" w:rsidRDefault="005431B0"/>
        </w:tc>
        <w:tc>
          <w:tcPr>
            <w:tcW w:w="2334" w:type="dxa"/>
          </w:tcPr>
          <w:p w14:paraId="759FB58D" w14:textId="77777777" w:rsidR="005431B0" w:rsidRDefault="00000000">
            <w:r>
              <w:t>（若使用若</w:t>
            </w:r>
            <w:proofErr w:type="gramStart"/>
            <w:r>
              <w:t>依文件</w:t>
            </w:r>
            <w:proofErr w:type="gramEnd"/>
            <w:r>
              <w:t>/OSS</w:t>
            </w:r>
            <w:r>
              <w:t>模块）</w:t>
            </w:r>
          </w:p>
        </w:tc>
        <w:tc>
          <w:tcPr>
            <w:tcW w:w="1429" w:type="dxa"/>
          </w:tcPr>
          <w:p w14:paraId="0B04E041" w14:textId="77777777" w:rsidR="005431B0" w:rsidRDefault="00000000">
            <w:r>
              <w:t>文本</w:t>
            </w:r>
          </w:p>
        </w:tc>
      </w:tr>
      <w:tr w:rsidR="005431B0" w14:paraId="37302451" w14:textId="77777777">
        <w:trPr>
          <w:jc w:val="center"/>
        </w:trPr>
        <w:tc>
          <w:tcPr>
            <w:tcW w:w="900" w:type="dxa"/>
          </w:tcPr>
          <w:p w14:paraId="2A338E5F" w14:textId="77777777" w:rsidR="005431B0" w:rsidRDefault="00000000">
            <w:r>
              <w:t>9</w:t>
            </w:r>
          </w:p>
        </w:tc>
        <w:tc>
          <w:tcPr>
            <w:tcW w:w="3140" w:type="dxa"/>
          </w:tcPr>
          <w:p w14:paraId="16E98DA2" w14:textId="77777777" w:rsidR="005431B0" w:rsidRDefault="00000000">
            <w:proofErr w:type="spellStart"/>
            <w:r>
              <w:t>file_size</w:t>
            </w:r>
            <w:proofErr w:type="spellEnd"/>
          </w:p>
        </w:tc>
        <w:tc>
          <w:tcPr>
            <w:tcW w:w="2380" w:type="dxa"/>
          </w:tcPr>
          <w:p w14:paraId="18EB3F65" w14:textId="77777777" w:rsidR="005431B0" w:rsidRDefault="00000000">
            <w:r>
              <w:t>Long</w:t>
            </w:r>
          </w:p>
        </w:tc>
        <w:tc>
          <w:tcPr>
            <w:tcW w:w="1424" w:type="dxa"/>
          </w:tcPr>
          <w:p w14:paraId="13EBBA5E" w14:textId="77777777" w:rsidR="005431B0" w:rsidRDefault="00000000">
            <w:r>
              <w:t>文件大小</w:t>
            </w:r>
          </w:p>
        </w:tc>
        <w:tc>
          <w:tcPr>
            <w:tcW w:w="795" w:type="dxa"/>
          </w:tcPr>
          <w:p w14:paraId="55597639" w14:textId="77777777" w:rsidR="005431B0" w:rsidRDefault="005431B0"/>
        </w:tc>
        <w:tc>
          <w:tcPr>
            <w:tcW w:w="2334" w:type="dxa"/>
          </w:tcPr>
          <w:p w14:paraId="64194CE2" w14:textId="77777777" w:rsidR="005431B0" w:rsidRDefault="005431B0"/>
        </w:tc>
        <w:tc>
          <w:tcPr>
            <w:tcW w:w="2334" w:type="dxa"/>
          </w:tcPr>
          <w:p w14:paraId="39A774AF" w14:textId="77777777" w:rsidR="005431B0" w:rsidRDefault="00000000">
            <w:r>
              <w:t>单位</w:t>
            </w:r>
            <w:r>
              <w:t>Byte</w:t>
            </w:r>
          </w:p>
        </w:tc>
        <w:tc>
          <w:tcPr>
            <w:tcW w:w="1429" w:type="dxa"/>
          </w:tcPr>
          <w:p w14:paraId="68343DB5" w14:textId="77777777" w:rsidR="005431B0" w:rsidRDefault="00000000">
            <w:r>
              <w:t>数字</w:t>
            </w:r>
          </w:p>
        </w:tc>
      </w:tr>
      <w:tr w:rsidR="005431B0" w14:paraId="1E3F5A80" w14:textId="77777777">
        <w:trPr>
          <w:jc w:val="center"/>
        </w:trPr>
        <w:tc>
          <w:tcPr>
            <w:tcW w:w="900" w:type="dxa"/>
          </w:tcPr>
          <w:p w14:paraId="4CEE0FEA" w14:textId="77777777" w:rsidR="005431B0" w:rsidRDefault="00000000">
            <w:r>
              <w:t>10</w:t>
            </w:r>
          </w:p>
        </w:tc>
        <w:tc>
          <w:tcPr>
            <w:tcW w:w="3140" w:type="dxa"/>
          </w:tcPr>
          <w:p w14:paraId="63E571B3" w14:textId="77777777" w:rsidR="005431B0" w:rsidRDefault="00000000">
            <w:r>
              <w:t>sha256</w:t>
            </w:r>
          </w:p>
        </w:tc>
        <w:tc>
          <w:tcPr>
            <w:tcW w:w="2380" w:type="dxa"/>
          </w:tcPr>
          <w:p w14:paraId="7447DD3B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424" w:type="dxa"/>
          </w:tcPr>
          <w:p w14:paraId="03FF0E48" w14:textId="77777777" w:rsidR="005431B0" w:rsidRDefault="00000000">
            <w:r>
              <w:t>文件摘要</w:t>
            </w:r>
          </w:p>
        </w:tc>
        <w:tc>
          <w:tcPr>
            <w:tcW w:w="795" w:type="dxa"/>
          </w:tcPr>
          <w:p w14:paraId="6AD39EB8" w14:textId="77777777" w:rsidR="005431B0" w:rsidRDefault="005431B0"/>
        </w:tc>
        <w:tc>
          <w:tcPr>
            <w:tcW w:w="2334" w:type="dxa"/>
          </w:tcPr>
          <w:p w14:paraId="537CEC62" w14:textId="77777777" w:rsidR="005431B0" w:rsidRDefault="005431B0"/>
        </w:tc>
        <w:tc>
          <w:tcPr>
            <w:tcW w:w="2334" w:type="dxa"/>
          </w:tcPr>
          <w:p w14:paraId="7A854909" w14:textId="77777777" w:rsidR="005431B0" w:rsidRDefault="00000000">
            <w:r>
              <w:t>用于防篡改</w:t>
            </w:r>
            <w:r>
              <w:t>/</w:t>
            </w:r>
            <w:r>
              <w:t>去重</w:t>
            </w:r>
            <w:r>
              <w:t>(</w:t>
            </w:r>
            <w:r>
              <w:t>可选</w:t>
            </w:r>
            <w:r>
              <w:t>)</w:t>
            </w:r>
          </w:p>
        </w:tc>
        <w:tc>
          <w:tcPr>
            <w:tcW w:w="1429" w:type="dxa"/>
          </w:tcPr>
          <w:p w14:paraId="664FCB83" w14:textId="77777777" w:rsidR="005431B0" w:rsidRDefault="00000000">
            <w:r>
              <w:t>文本</w:t>
            </w:r>
          </w:p>
        </w:tc>
      </w:tr>
      <w:tr w:rsidR="005431B0" w14:paraId="1C049BCD" w14:textId="77777777">
        <w:trPr>
          <w:jc w:val="center"/>
        </w:trPr>
        <w:tc>
          <w:tcPr>
            <w:tcW w:w="900" w:type="dxa"/>
          </w:tcPr>
          <w:p w14:paraId="7F7FA847" w14:textId="77777777" w:rsidR="005431B0" w:rsidRDefault="00000000">
            <w:r>
              <w:t>11</w:t>
            </w:r>
          </w:p>
        </w:tc>
        <w:tc>
          <w:tcPr>
            <w:tcW w:w="3140" w:type="dxa"/>
          </w:tcPr>
          <w:p w14:paraId="5F67AC71" w14:textId="77777777" w:rsidR="005431B0" w:rsidRDefault="00000000">
            <w:proofErr w:type="spellStart"/>
            <w:r>
              <w:t>upload_by</w:t>
            </w:r>
            <w:proofErr w:type="spellEnd"/>
          </w:p>
        </w:tc>
        <w:tc>
          <w:tcPr>
            <w:tcW w:w="2380" w:type="dxa"/>
          </w:tcPr>
          <w:p w14:paraId="274F669C" w14:textId="77777777" w:rsidR="005431B0" w:rsidRDefault="00000000">
            <w:r>
              <w:t>Long</w:t>
            </w:r>
          </w:p>
        </w:tc>
        <w:tc>
          <w:tcPr>
            <w:tcW w:w="1424" w:type="dxa"/>
          </w:tcPr>
          <w:p w14:paraId="2C20364E" w14:textId="77777777" w:rsidR="005431B0" w:rsidRDefault="00000000">
            <w:r>
              <w:t>上传人</w:t>
            </w:r>
          </w:p>
        </w:tc>
        <w:tc>
          <w:tcPr>
            <w:tcW w:w="795" w:type="dxa"/>
          </w:tcPr>
          <w:p w14:paraId="6AD01AB0" w14:textId="77777777" w:rsidR="005431B0" w:rsidRDefault="005431B0"/>
        </w:tc>
        <w:tc>
          <w:tcPr>
            <w:tcW w:w="2334" w:type="dxa"/>
          </w:tcPr>
          <w:p w14:paraId="4C9CAF4C" w14:textId="77777777" w:rsidR="005431B0" w:rsidRDefault="00000000">
            <w:proofErr w:type="spellStart"/>
            <w:r>
              <w:t>sys_user.user_id</w:t>
            </w:r>
            <w:proofErr w:type="spellEnd"/>
          </w:p>
        </w:tc>
        <w:tc>
          <w:tcPr>
            <w:tcW w:w="2334" w:type="dxa"/>
          </w:tcPr>
          <w:p w14:paraId="31FDDD0A" w14:textId="77777777" w:rsidR="005431B0" w:rsidRDefault="005431B0"/>
        </w:tc>
        <w:tc>
          <w:tcPr>
            <w:tcW w:w="1429" w:type="dxa"/>
          </w:tcPr>
          <w:p w14:paraId="731587B8" w14:textId="77777777" w:rsidR="005431B0" w:rsidRDefault="00000000">
            <w:r>
              <w:t>文本</w:t>
            </w:r>
          </w:p>
        </w:tc>
      </w:tr>
      <w:tr w:rsidR="005431B0" w14:paraId="4D547362" w14:textId="77777777">
        <w:trPr>
          <w:jc w:val="center"/>
        </w:trPr>
        <w:tc>
          <w:tcPr>
            <w:tcW w:w="900" w:type="dxa"/>
          </w:tcPr>
          <w:p w14:paraId="77D9C7FC" w14:textId="77777777" w:rsidR="005431B0" w:rsidRDefault="00000000">
            <w:r>
              <w:t>12</w:t>
            </w:r>
          </w:p>
        </w:tc>
        <w:tc>
          <w:tcPr>
            <w:tcW w:w="3140" w:type="dxa"/>
          </w:tcPr>
          <w:p w14:paraId="78D9F771" w14:textId="77777777" w:rsidR="005431B0" w:rsidRDefault="00000000">
            <w:proofErr w:type="spellStart"/>
            <w:r>
              <w:t>upload_time</w:t>
            </w:r>
            <w:proofErr w:type="spellEnd"/>
          </w:p>
        </w:tc>
        <w:tc>
          <w:tcPr>
            <w:tcW w:w="2380" w:type="dxa"/>
          </w:tcPr>
          <w:p w14:paraId="5CF6B5A4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424" w:type="dxa"/>
          </w:tcPr>
          <w:p w14:paraId="7FA33DB3" w14:textId="77777777" w:rsidR="005431B0" w:rsidRDefault="00000000">
            <w:r>
              <w:t>上</w:t>
            </w:r>
            <w:proofErr w:type="gramStart"/>
            <w:r>
              <w:t>传时间</w:t>
            </w:r>
            <w:proofErr w:type="gramEnd"/>
          </w:p>
        </w:tc>
        <w:tc>
          <w:tcPr>
            <w:tcW w:w="795" w:type="dxa"/>
          </w:tcPr>
          <w:p w14:paraId="3482F629" w14:textId="77777777" w:rsidR="005431B0" w:rsidRDefault="005431B0"/>
        </w:tc>
        <w:tc>
          <w:tcPr>
            <w:tcW w:w="2334" w:type="dxa"/>
          </w:tcPr>
          <w:p w14:paraId="1F2A5FBC" w14:textId="77777777" w:rsidR="005431B0" w:rsidRDefault="005431B0"/>
        </w:tc>
        <w:tc>
          <w:tcPr>
            <w:tcW w:w="2334" w:type="dxa"/>
          </w:tcPr>
          <w:p w14:paraId="37A764CC" w14:textId="77777777" w:rsidR="005431B0" w:rsidRDefault="005431B0"/>
        </w:tc>
        <w:tc>
          <w:tcPr>
            <w:tcW w:w="1429" w:type="dxa"/>
          </w:tcPr>
          <w:p w14:paraId="2BD2B41C" w14:textId="77777777" w:rsidR="005431B0" w:rsidRDefault="00000000">
            <w:r>
              <w:t>日期时间</w:t>
            </w:r>
          </w:p>
        </w:tc>
      </w:tr>
      <w:tr w:rsidR="005431B0" w14:paraId="5DDEBF88" w14:textId="77777777">
        <w:trPr>
          <w:jc w:val="center"/>
        </w:trPr>
        <w:tc>
          <w:tcPr>
            <w:tcW w:w="900" w:type="dxa"/>
          </w:tcPr>
          <w:p w14:paraId="3BDB4EF1" w14:textId="77777777" w:rsidR="005431B0" w:rsidRDefault="00000000">
            <w:r>
              <w:t>13</w:t>
            </w:r>
          </w:p>
        </w:tc>
        <w:tc>
          <w:tcPr>
            <w:tcW w:w="3140" w:type="dxa"/>
          </w:tcPr>
          <w:p w14:paraId="6770534F" w14:textId="77777777" w:rsidR="005431B0" w:rsidRDefault="00000000">
            <w:r>
              <w:t>remark</w:t>
            </w:r>
          </w:p>
        </w:tc>
        <w:tc>
          <w:tcPr>
            <w:tcW w:w="2380" w:type="dxa"/>
          </w:tcPr>
          <w:p w14:paraId="5B38DCC8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1424" w:type="dxa"/>
          </w:tcPr>
          <w:p w14:paraId="2F7AD1C1" w14:textId="77777777" w:rsidR="005431B0" w:rsidRDefault="00000000">
            <w:r>
              <w:t>备注</w:t>
            </w:r>
          </w:p>
        </w:tc>
        <w:tc>
          <w:tcPr>
            <w:tcW w:w="795" w:type="dxa"/>
          </w:tcPr>
          <w:p w14:paraId="15CD9E93" w14:textId="77777777" w:rsidR="005431B0" w:rsidRDefault="005431B0"/>
        </w:tc>
        <w:tc>
          <w:tcPr>
            <w:tcW w:w="2334" w:type="dxa"/>
          </w:tcPr>
          <w:p w14:paraId="0C492F7E" w14:textId="77777777" w:rsidR="005431B0" w:rsidRDefault="005431B0"/>
        </w:tc>
        <w:tc>
          <w:tcPr>
            <w:tcW w:w="2334" w:type="dxa"/>
          </w:tcPr>
          <w:p w14:paraId="6EAFB030" w14:textId="77777777" w:rsidR="005431B0" w:rsidRDefault="005431B0"/>
        </w:tc>
        <w:tc>
          <w:tcPr>
            <w:tcW w:w="1429" w:type="dxa"/>
          </w:tcPr>
          <w:p w14:paraId="65072336" w14:textId="77777777" w:rsidR="005431B0" w:rsidRDefault="00000000">
            <w:r>
              <w:t>多行文本</w:t>
            </w:r>
          </w:p>
        </w:tc>
      </w:tr>
      <w:tr w:rsidR="005431B0" w14:paraId="04B5E79B" w14:textId="77777777">
        <w:trPr>
          <w:jc w:val="center"/>
        </w:trPr>
        <w:tc>
          <w:tcPr>
            <w:tcW w:w="900" w:type="dxa"/>
          </w:tcPr>
          <w:p w14:paraId="4566BA58" w14:textId="77777777" w:rsidR="005431B0" w:rsidRDefault="00000000">
            <w:r>
              <w:t>14</w:t>
            </w:r>
          </w:p>
        </w:tc>
        <w:tc>
          <w:tcPr>
            <w:tcW w:w="3140" w:type="dxa"/>
          </w:tcPr>
          <w:p w14:paraId="11079811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2380" w:type="dxa"/>
          </w:tcPr>
          <w:p w14:paraId="6B616C56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1424" w:type="dxa"/>
          </w:tcPr>
          <w:p w14:paraId="138606DF" w14:textId="77777777" w:rsidR="005431B0" w:rsidRDefault="00000000">
            <w:r>
              <w:t>删除标记</w:t>
            </w:r>
          </w:p>
        </w:tc>
        <w:tc>
          <w:tcPr>
            <w:tcW w:w="795" w:type="dxa"/>
          </w:tcPr>
          <w:p w14:paraId="17C25495" w14:textId="77777777" w:rsidR="005431B0" w:rsidRDefault="005431B0"/>
        </w:tc>
        <w:tc>
          <w:tcPr>
            <w:tcW w:w="2334" w:type="dxa"/>
          </w:tcPr>
          <w:p w14:paraId="15339B1E" w14:textId="77777777" w:rsidR="005431B0" w:rsidRDefault="005431B0"/>
        </w:tc>
        <w:tc>
          <w:tcPr>
            <w:tcW w:w="2334" w:type="dxa"/>
          </w:tcPr>
          <w:p w14:paraId="77D29035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1429" w:type="dxa"/>
          </w:tcPr>
          <w:p w14:paraId="63F337F0" w14:textId="77777777" w:rsidR="005431B0" w:rsidRDefault="00000000">
            <w:r>
              <w:t>字典单选</w:t>
            </w:r>
          </w:p>
        </w:tc>
      </w:tr>
    </w:tbl>
    <w:p w14:paraId="47E27CAD" w14:textId="77777777" w:rsidR="005431B0" w:rsidRDefault="005431B0">
      <w:pPr>
        <w:rPr>
          <w:rFonts w:ascii="宋体" w:eastAsia="宋体" w:hAnsi="宋体" w:cs="宋体" w:hint="eastAsia"/>
          <w:sz w:val="44"/>
          <w:szCs w:val="44"/>
          <w:lang w:eastAsia="zh"/>
        </w:rPr>
      </w:pPr>
    </w:p>
    <w:p w14:paraId="460CF1E7" w14:textId="77777777" w:rsidR="005431B0" w:rsidRDefault="00000000">
      <w:pPr>
        <w:rPr>
          <w:rFonts w:ascii="宋体" w:eastAsia="宋体" w:hAnsi="宋体" w:cs="宋体" w:hint="eastAsia"/>
          <w:sz w:val="44"/>
          <w:szCs w:val="44"/>
          <w:lang w:eastAsia="zh"/>
        </w:rPr>
      </w:pPr>
      <w:r>
        <w:rPr>
          <w:rFonts w:ascii="宋体" w:eastAsia="宋体" w:hAnsi="宋体" w:cs="宋体" w:hint="eastAsia"/>
          <w:sz w:val="44"/>
          <w:szCs w:val="44"/>
          <w:lang w:eastAsia="zh"/>
        </w:rPr>
        <w:t>参赛选手表</w:t>
      </w:r>
    </w:p>
    <w:tbl>
      <w:tblPr>
        <w:tblW w:w="49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1"/>
        <w:gridCol w:w="2021"/>
        <w:gridCol w:w="1606"/>
        <w:gridCol w:w="1113"/>
        <w:gridCol w:w="1082"/>
        <w:gridCol w:w="2239"/>
        <w:gridCol w:w="2236"/>
        <w:gridCol w:w="2236"/>
      </w:tblGrid>
      <w:tr w:rsidR="005431B0" w14:paraId="101FDD88" w14:textId="77777777">
        <w:trPr>
          <w:trHeight w:val="462"/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EBD1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实体名称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CA9F" w14:textId="77777777" w:rsidR="005431B0" w:rsidRDefault="00000000">
            <w:r>
              <w:t>Participant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CCFE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2123" w14:textId="77777777" w:rsidR="005431B0" w:rsidRDefault="00000000">
            <w:r>
              <w:t>参赛选手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A9A97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FA5B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成果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A1A6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BAE9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10186D04" w14:textId="77777777">
        <w:trPr>
          <w:trHeight w:val="462"/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A6F0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字段编号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D52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字段名称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F22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47C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039B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约束关系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40A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备注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9D74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E389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72FFC255" w14:textId="77777777">
        <w:trPr>
          <w:trHeight w:val="462"/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4934" w14:textId="77777777" w:rsidR="005431B0" w:rsidRDefault="00000000">
            <w:r>
              <w:t>1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1290E" w14:textId="77777777" w:rsidR="005431B0" w:rsidRDefault="00000000">
            <w:proofErr w:type="spellStart"/>
            <w:r>
              <w:t>achievement_id</w:t>
            </w:r>
            <w:proofErr w:type="spellEnd"/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DDC5" w14:textId="77777777" w:rsidR="005431B0" w:rsidRDefault="00000000">
            <w:r>
              <w:t>Long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A6AE" w14:textId="77777777" w:rsidR="005431B0" w:rsidRDefault="00000000">
            <w:r>
              <w:t>成果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526E" w14:textId="77777777" w:rsidR="005431B0" w:rsidRDefault="00000000">
            <w:r>
              <w:t>非空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0B0B" w14:textId="77777777" w:rsidR="005431B0" w:rsidRDefault="00000000">
            <w:r>
              <w:t>Achievement.id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90F7" w14:textId="77777777" w:rsidR="005431B0" w:rsidRDefault="00000000">
            <w:r>
              <w:t>文本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44A1D" w14:textId="77777777" w:rsidR="005431B0" w:rsidRDefault="00000000">
            <w:r>
              <w:t>是</w:t>
            </w:r>
          </w:p>
        </w:tc>
      </w:tr>
      <w:tr w:rsidR="005431B0" w14:paraId="45CA0E60" w14:textId="77777777">
        <w:trPr>
          <w:trHeight w:val="462"/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3A71" w14:textId="77777777" w:rsidR="005431B0" w:rsidRDefault="00000000">
            <w:r>
              <w:t>2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B6EC" w14:textId="77777777" w:rsidR="005431B0" w:rsidRDefault="00000000">
            <w:proofErr w:type="spellStart"/>
            <w:r>
              <w:t>student_id</w:t>
            </w:r>
            <w:proofErr w:type="spellEnd"/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6C94" w14:textId="77777777" w:rsidR="005431B0" w:rsidRDefault="00000000">
            <w:r>
              <w:t>Long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325F" w14:textId="77777777" w:rsidR="005431B0" w:rsidRDefault="00000000">
            <w:r>
              <w:t>学生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40BA" w14:textId="77777777" w:rsidR="005431B0" w:rsidRDefault="00000000">
            <w:r>
              <w:t>非空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EDB9" w14:textId="77777777" w:rsidR="005431B0" w:rsidRDefault="00000000">
            <w:r>
              <w:t>Student.id/</w:t>
            </w:r>
            <w:r>
              <w:t>学号映射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96FD" w14:textId="77777777" w:rsidR="005431B0" w:rsidRDefault="00000000">
            <w:r>
              <w:t>文本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5E5E" w14:textId="77777777" w:rsidR="005431B0" w:rsidRDefault="00000000">
            <w:r>
              <w:t>是</w:t>
            </w:r>
          </w:p>
        </w:tc>
      </w:tr>
      <w:tr w:rsidR="005431B0" w14:paraId="17DF6855" w14:textId="77777777">
        <w:trPr>
          <w:trHeight w:val="477"/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4305" w14:textId="77777777" w:rsidR="005431B0" w:rsidRDefault="00000000">
            <w:r>
              <w:lastRenderedPageBreak/>
              <w:t>3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EEDB" w14:textId="77777777" w:rsidR="005431B0" w:rsidRDefault="00000000">
            <w:proofErr w:type="spellStart"/>
            <w:r>
              <w:t>order_no</w:t>
            </w:r>
            <w:proofErr w:type="spellEnd"/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31CF" w14:textId="77777777" w:rsidR="005431B0" w:rsidRDefault="00000000">
            <w:r>
              <w:t>Integer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9B8E" w14:textId="77777777" w:rsidR="005431B0" w:rsidRDefault="00000000">
            <w:r>
              <w:t>参赛次序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A69C2" w14:textId="77777777" w:rsidR="005431B0" w:rsidRDefault="005431B0"/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02C8" w14:textId="77777777" w:rsidR="005431B0" w:rsidRDefault="00000000">
            <w:r>
              <w:t>1,2,3...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F7B2F" w14:textId="77777777" w:rsidR="005431B0" w:rsidRDefault="00000000">
            <w:r>
              <w:t>数字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B3AF" w14:textId="77777777" w:rsidR="005431B0" w:rsidRDefault="00000000">
            <w:r>
              <w:t>是</w:t>
            </w:r>
          </w:p>
        </w:tc>
      </w:tr>
      <w:tr w:rsidR="005431B0" w14:paraId="57E3EF33" w14:textId="77777777">
        <w:trPr>
          <w:trHeight w:val="477"/>
          <w:jc w:val="center"/>
          <w:ins w:id="1035" w:author="徐传运 Shepherd" w:date="2025-11-17T23:17:00Z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12EB" w14:textId="77777777" w:rsidR="005431B0" w:rsidRDefault="00000000">
            <w:r>
              <w:t>4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B31E" w14:textId="77777777" w:rsidR="005431B0" w:rsidRDefault="00000000">
            <w:r>
              <w:t>manager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2F09" w14:textId="77777777" w:rsidR="005431B0" w:rsidRDefault="00000000">
            <w:r>
              <w:t>Integer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3B66" w14:textId="77777777" w:rsidR="005431B0" w:rsidRDefault="00000000">
            <w:r>
              <w:t>是否负责人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6456" w14:textId="77777777" w:rsidR="005431B0" w:rsidRDefault="005431B0"/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1E7F" w14:textId="77777777" w:rsidR="005431B0" w:rsidRDefault="00000000">
            <w:r>
              <w:t>0</w:t>
            </w:r>
            <w:r>
              <w:t>否</w:t>
            </w:r>
            <w:r>
              <w:t xml:space="preserve"> 1</w:t>
            </w:r>
            <w:r>
              <w:t>是；默认第</w:t>
            </w:r>
            <w:r>
              <w:t>1</w:t>
            </w:r>
            <w:r>
              <w:t>为负责人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AD26" w14:textId="77777777" w:rsidR="005431B0" w:rsidRDefault="00000000">
            <w:r>
              <w:t>字典单选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1CA" w14:textId="77777777" w:rsidR="005431B0" w:rsidRDefault="00000000">
            <w:r>
              <w:t>是</w:t>
            </w:r>
          </w:p>
        </w:tc>
      </w:tr>
      <w:tr w:rsidR="005431B0" w14:paraId="0EE6262E" w14:textId="77777777">
        <w:trPr>
          <w:jc w:val="center"/>
        </w:trPr>
        <w:tc>
          <w:tcPr>
            <w:tcW w:w="1422" w:type="dxa"/>
          </w:tcPr>
          <w:p w14:paraId="4A800D4E" w14:textId="77777777" w:rsidR="005431B0" w:rsidRDefault="00000000">
            <w:r>
              <w:t>5</w:t>
            </w:r>
          </w:p>
        </w:tc>
        <w:tc>
          <w:tcPr>
            <w:tcW w:w="2054" w:type="dxa"/>
          </w:tcPr>
          <w:p w14:paraId="2D8B4AE5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1631" w:type="dxa"/>
          </w:tcPr>
          <w:p w14:paraId="53C4F9B3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131" w:type="dxa"/>
          </w:tcPr>
          <w:p w14:paraId="46AC1EF2" w14:textId="77777777" w:rsidR="005431B0" w:rsidRDefault="00000000">
            <w:r>
              <w:t>创建人</w:t>
            </w:r>
          </w:p>
        </w:tc>
        <w:tc>
          <w:tcPr>
            <w:tcW w:w="1100" w:type="dxa"/>
          </w:tcPr>
          <w:p w14:paraId="542BF85D" w14:textId="77777777" w:rsidR="005431B0" w:rsidRDefault="005431B0"/>
        </w:tc>
        <w:tc>
          <w:tcPr>
            <w:tcW w:w="2276" w:type="dxa"/>
          </w:tcPr>
          <w:p w14:paraId="35E3E872" w14:textId="77777777" w:rsidR="005431B0" w:rsidRDefault="005431B0"/>
        </w:tc>
        <w:tc>
          <w:tcPr>
            <w:tcW w:w="2273" w:type="dxa"/>
          </w:tcPr>
          <w:p w14:paraId="03591D08" w14:textId="77777777" w:rsidR="005431B0" w:rsidRDefault="00000000">
            <w:r>
              <w:t>文本</w:t>
            </w:r>
          </w:p>
        </w:tc>
        <w:tc>
          <w:tcPr>
            <w:tcW w:w="2273" w:type="dxa"/>
          </w:tcPr>
          <w:p w14:paraId="0CBB778D" w14:textId="77777777" w:rsidR="005431B0" w:rsidRDefault="00000000">
            <w:r>
              <w:t>否</w:t>
            </w:r>
          </w:p>
        </w:tc>
      </w:tr>
      <w:tr w:rsidR="005431B0" w14:paraId="614AE5B3" w14:textId="77777777">
        <w:trPr>
          <w:jc w:val="center"/>
        </w:trPr>
        <w:tc>
          <w:tcPr>
            <w:tcW w:w="1422" w:type="dxa"/>
          </w:tcPr>
          <w:p w14:paraId="2E5370E7" w14:textId="77777777" w:rsidR="005431B0" w:rsidRDefault="00000000">
            <w:r>
              <w:t>6</w:t>
            </w:r>
          </w:p>
        </w:tc>
        <w:tc>
          <w:tcPr>
            <w:tcW w:w="2054" w:type="dxa"/>
          </w:tcPr>
          <w:p w14:paraId="521F1E9D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1631" w:type="dxa"/>
          </w:tcPr>
          <w:p w14:paraId="0EE65EEE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131" w:type="dxa"/>
          </w:tcPr>
          <w:p w14:paraId="36D48789" w14:textId="77777777" w:rsidR="005431B0" w:rsidRDefault="00000000">
            <w:r>
              <w:t>创建时间</w:t>
            </w:r>
          </w:p>
        </w:tc>
        <w:tc>
          <w:tcPr>
            <w:tcW w:w="1100" w:type="dxa"/>
          </w:tcPr>
          <w:p w14:paraId="126059A8" w14:textId="77777777" w:rsidR="005431B0" w:rsidRDefault="005431B0"/>
        </w:tc>
        <w:tc>
          <w:tcPr>
            <w:tcW w:w="2276" w:type="dxa"/>
          </w:tcPr>
          <w:p w14:paraId="155C2F11" w14:textId="77777777" w:rsidR="005431B0" w:rsidRDefault="005431B0"/>
        </w:tc>
        <w:tc>
          <w:tcPr>
            <w:tcW w:w="2273" w:type="dxa"/>
          </w:tcPr>
          <w:p w14:paraId="0C865906" w14:textId="77777777" w:rsidR="005431B0" w:rsidRDefault="00000000">
            <w:r>
              <w:t>日期时间</w:t>
            </w:r>
          </w:p>
        </w:tc>
        <w:tc>
          <w:tcPr>
            <w:tcW w:w="2273" w:type="dxa"/>
          </w:tcPr>
          <w:p w14:paraId="1911F75A" w14:textId="77777777" w:rsidR="005431B0" w:rsidRDefault="00000000">
            <w:r>
              <w:t>否</w:t>
            </w:r>
          </w:p>
        </w:tc>
      </w:tr>
      <w:tr w:rsidR="005431B0" w14:paraId="398BFA75" w14:textId="77777777">
        <w:trPr>
          <w:jc w:val="center"/>
        </w:trPr>
        <w:tc>
          <w:tcPr>
            <w:tcW w:w="1422" w:type="dxa"/>
          </w:tcPr>
          <w:p w14:paraId="115AF21A" w14:textId="77777777" w:rsidR="005431B0" w:rsidRDefault="00000000">
            <w:r>
              <w:t>7</w:t>
            </w:r>
          </w:p>
        </w:tc>
        <w:tc>
          <w:tcPr>
            <w:tcW w:w="2054" w:type="dxa"/>
          </w:tcPr>
          <w:p w14:paraId="69067C66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1631" w:type="dxa"/>
          </w:tcPr>
          <w:p w14:paraId="38DF54A9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131" w:type="dxa"/>
          </w:tcPr>
          <w:p w14:paraId="6ABF97AE" w14:textId="77777777" w:rsidR="005431B0" w:rsidRDefault="00000000">
            <w:r>
              <w:t>更新人</w:t>
            </w:r>
          </w:p>
        </w:tc>
        <w:tc>
          <w:tcPr>
            <w:tcW w:w="1100" w:type="dxa"/>
          </w:tcPr>
          <w:p w14:paraId="532AE891" w14:textId="77777777" w:rsidR="005431B0" w:rsidRDefault="005431B0"/>
        </w:tc>
        <w:tc>
          <w:tcPr>
            <w:tcW w:w="2276" w:type="dxa"/>
          </w:tcPr>
          <w:p w14:paraId="3028F445" w14:textId="77777777" w:rsidR="005431B0" w:rsidRDefault="005431B0"/>
        </w:tc>
        <w:tc>
          <w:tcPr>
            <w:tcW w:w="2273" w:type="dxa"/>
          </w:tcPr>
          <w:p w14:paraId="2E2FBCA1" w14:textId="77777777" w:rsidR="005431B0" w:rsidRDefault="00000000">
            <w:r>
              <w:t>文本</w:t>
            </w:r>
          </w:p>
        </w:tc>
        <w:tc>
          <w:tcPr>
            <w:tcW w:w="2273" w:type="dxa"/>
          </w:tcPr>
          <w:p w14:paraId="786443DA" w14:textId="77777777" w:rsidR="005431B0" w:rsidRDefault="00000000">
            <w:r>
              <w:t>否</w:t>
            </w:r>
          </w:p>
        </w:tc>
      </w:tr>
      <w:tr w:rsidR="005431B0" w14:paraId="003B9722" w14:textId="77777777">
        <w:trPr>
          <w:jc w:val="center"/>
        </w:trPr>
        <w:tc>
          <w:tcPr>
            <w:tcW w:w="1422" w:type="dxa"/>
          </w:tcPr>
          <w:p w14:paraId="4A142282" w14:textId="77777777" w:rsidR="005431B0" w:rsidRDefault="00000000">
            <w:r>
              <w:t>8</w:t>
            </w:r>
          </w:p>
        </w:tc>
        <w:tc>
          <w:tcPr>
            <w:tcW w:w="2054" w:type="dxa"/>
          </w:tcPr>
          <w:p w14:paraId="017CC46D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1631" w:type="dxa"/>
          </w:tcPr>
          <w:p w14:paraId="2A882BFE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131" w:type="dxa"/>
          </w:tcPr>
          <w:p w14:paraId="450C7110" w14:textId="77777777" w:rsidR="005431B0" w:rsidRDefault="00000000">
            <w:r>
              <w:t>更新时间</w:t>
            </w:r>
          </w:p>
        </w:tc>
        <w:tc>
          <w:tcPr>
            <w:tcW w:w="1100" w:type="dxa"/>
          </w:tcPr>
          <w:p w14:paraId="095A443A" w14:textId="77777777" w:rsidR="005431B0" w:rsidRDefault="005431B0"/>
        </w:tc>
        <w:tc>
          <w:tcPr>
            <w:tcW w:w="2276" w:type="dxa"/>
          </w:tcPr>
          <w:p w14:paraId="66F812ED" w14:textId="77777777" w:rsidR="005431B0" w:rsidRDefault="005431B0"/>
        </w:tc>
        <w:tc>
          <w:tcPr>
            <w:tcW w:w="2273" w:type="dxa"/>
          </w:tcPr>
          <w:p w14:paraId="55FAEE3B" w14:textId="77777777" w:rsidR="005431B0" w:rsidRDefault="00000000">
            <w:r>
              <w:t>日期时间</w:t>
            </w:r>
          </w:p>
        </w:tc>
        <w:tc>
          <w:tcPr>
            <w:tcW w:w="2273" w:type="dxa"/>
          </w:tcPr>
          <w:p w14:paraId="16922900" w14:textId="77777777" w:rsidR="005431B0" w:rsidRDefault="00000000">
            <w:r>
              <w:t>否</w:t>
            </w:r>
          </w:p>
        </w:tc>
      </w:tr>
      <w:tr w:rsidR="005431B0" w14:paraId="4011043C" w14:textId="77777777">
        <w:trPr>
          <w:jc w:val="center"/>
        </w:trPr>
        <w:tc>
          <w:tcPr>
            <w:tcW w:w="1422" w:type="dxa"/>
          </w:tcPr>
          <w:p w14:paraId="09219453" w14:textId="77777777" w:rsidR="005431B0" w:rsidRDefault="00000000">
            <w:r>
              <w:t>9</w:t>
            </w:r>
          </w:p>
        </w:tc>
        <w:tc>
          <w:tcPr>
            <w:tcW w:w="2054" w:type="dxa"/>
          </w:tcPr>
          <w:p w14:paraId="6843E4A1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1631" w:type="dxa"/>
          </w:tcPr>
          <w:p w14:paraId="0FA6F0B7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1131" w:type="dxa"/>
          </w:tcPr>
          <w:p w14:paraId="126D46D1" w14:textId="77777777" w:rsidR="005431B0" w:rsidRDefault="00000000">
            <w:r>
              <w:t>删除标记</w:t>
            </w:r>
          </w:p>
        </w:tc>
        <w:tc>
          <w:tcPr>
            <w:tcW w:w="1100" w:type="dxa"/>
          </w:tcPr>
          <w:p w14:paraId="05428B75" w14:textId="77777777" w:rsidR="005431B0" w:rsidRDefault="005431B0"/>
        </w:tc>
        <w:tc>
          <w:tcPr>
            <w:tcW w:w="2276" w:type="dxa"/>
          </w:tcPr>
          <w:p w14:paraId="64ECBE93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2273" w:type="dxa"/>
          </w:tcPr>
          <w:p w14:paraId="6957FAA5" w14:textId="77777777" w:rsidR="005431B0" w:rsidRDefault="00000000">
            <w:r>
              <w:t>字典单选</w:t>
            </w:r>
          </w:p>
        </w:tc>
        <w:tc>
          <w:tcPr>
            <w:tcW w:w="2273" w:type="dxa"/>
          </w:tcPr>
          <w:p w14:paraId="6F3785B3" w14:textId="77777777" w:rsidR="005431B0" w:rsidRDefault="00000000">
            <w:r>
              <w:t>否</w:t>
            </w:r>
          </w:p>
        </w:tc>
      </w:tr>
    </w:tbl>
    <w:p w14:paraId="045DC24E" w14:textId="77777777" w:rsidR="005431B0" w:rsidRDefault="005431B0">
      <w:pPr>
        <w:rPr>
          <w:rFonts w:ascii="宋体" w:eastAsia="宋体" w:hAnsi="宋体" w:cs="宋体" w:hint="eastAsia"/>
        </w:rPr>
      </w:pPr>
    </w:p>
    <w:p w14:paraId="517CEA2F" w14:textId="77777777" w:rsidR="005431B0" w:rsidRDefault="00000000">
      <w:pPr>
        <w:rPr>
          <w:rFonts w:ascii="宋体" w:eastAsia="宋体" w:hAnsi="宋体" w:cs="宋体" w:hint="eastAsia"/>
          <w:sz w:val="44"/>
          <w:szCs w:val="44"/>
          <w:lang w:eastAsia="zh"/>
        </w:rPr>
      </w:pPr>
      <w:r>
        <w:rPr>
          <w:rFonts w:ascii="宋体" w:eastAsia="宋体" w:hAnsi="宋体" w:cs="宋体" w:hint="eastAsia"/>
          <w:sz w:val="44"/>
          <w:szCs w:val="44"/>
          <w:lang w:eastAsia="zh"/>
        </w:rPr>
        <w:t>指导老师表</w:t>
      </w:r>
    </w:p>
    <w:p w14:paraId="3B1F8D94" w14:textId="77777777" w:rsidR="005431B0" w:rsidRDefault="005431B0">
      <w:pPr>
        <w:rPr>
          <w:rFonts w:ascii="宋体" w:eastAsia="宋体" w:hAnsi="宋体" w:cs="宋体" w:hint="eastAsia"/>
          <w:sz w:val="44"/>
          <w:szCs w:val="44"/>
          <w:lang w:eastAsia="zh"/>
        </w:rPr>
      </w:pP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PrChange w:id="1036" w:author="徐传运 Shepherd" w:date="2025-11-17T23:21:00Z">
          <w:tblPr>
            <w:tblW w:w="4995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166"/>
        <w:gridCol w:w="2044"/>
        <w:gridCol w:w="2123"/>
        <w:gridCol w:w="1337"/>
        <w:gridCol w:w="390"/>
        <w:gridCol w:w="2856"/>
        <w:gridCol w:w="2006"/>
        <w:gridCol w:w="2009"/>
        <w:tblGridChange w:id="1037">
          <w:tblGrid>
            <w:gridCol w:w="113"/>
            <w:gridCol w:w="421"/>
            <w:gridCol w:w="745"/>
            <w:gridCol w:w="941"/>
            <w:gridCol w:w="1103"/>
            <w:gridCol w:w="268"/>
            <w:gridCol w:w="456"/>
            <w:gridCol w:w="456"/>
            <w:gridCol w:w="943"/>
            <w:gridCol w:w="1193"/>
            <w:gridCol w:w="144"/>
            <w:gridCol w:w="390"/>
            <w:gridCol w:w="296"/>
            <w:gridCol w:w="1044"/>
            <w:gridCol w:w="1516"/>
            <w:gridCol w:w="2006"/>
            <w:gridCol w:w="2009"/>
          </w:tblGrid>
        </w:tblGridChange>
      </w:tblGrid>
      <w:tr w:rsidR="005431B0" w14:paraId="02301A6B" w14:textId="77777777" w:rsidTr="005431B0">
        <w:trPr>
          <w:trHeight w:val="462"/>
          <w:jc w:val="center"/>
          <w:trPrChange w:id="1038" w:author="徐传运 Shepherd" w:date="2025-11-17T23:21:00Z">
            <w:trPr>
              <w:gridAfter w:val="0"/>
              <w:trHeight w:val="462"/>
              <w:jc w:val="center"/>
            </w:trPr>
          </w:trPrChange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39" w:author="徐传运 Shepherd" w:date="2025-11-17T23:21:00Z">
              <w:tcPr>
                <w:tcW w:w="50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E4FFE7E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实体名称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40" w:author="徐传运 Shepherd" w:date="2025-11-17T23:21:00Z">
              <w:tcPr>
                <w:tcW w:w="72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7DC5453" w14:textId="77777777" w:rsidR="005431B0" w:rsidRDefault="00000000">
            <w:r>
              <w:t>Advisor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41" w:author="徐传运 Shepherd" w:date="2025-11-17T23:21:00Z">
              <w:tcPr>
                <w:tcW w:w="57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517FD4A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42" w:author="徐传运 Shepherd" w:date="2025-11-17T23:21:00Z">
              <w:tcPr>
                <w:tcW w:w="3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A9BEEE3" w14:textId="77777777" w:rsidR="005431B0" w:rsidRDefault="00000000">
            <w:r>
              <w:t>指导老师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43" w:author="徐传运 Shepherd" w:date="2025-11-17T23:21:00Z">
              <w:tcPr>
                <w:tcW w:w="3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4DDA62B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44" w:author="徐传运 Shepherd" w:date="2025-11-17T23:21:00Z">
              <w:tcPr>
                <w:tcW w:w="8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B28422C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成果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45" w:author="徐传运 Shepherd" w:date="2025-11-17T23:21:00Z">
              <w:tcPr>
                <w:tcW w:w="80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A94893E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46" w:author="徐传运 Shepherd" w:date="2025-11-17T23:21:00Z">
              <w:tcPr>
                <w:tcW w:w="80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F914CE4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1D00D610" w14:textId="77777777" w:rsidTr="005431B0">
        <w:trPr>
          <w:trHeight w:val="462"/>
          <w:jc w:val="center"/>
          <w:trPrChange w:id="1047" w:author="徐传运 Shepherd" w:date="2025-11-17T23:21:00Z">
            <w:trPr>
              <w:gridAfter w:val="0"/>
              <w:trHeight w:val="462"/>
              <w:jc w:val="center"/>
            </w:trPr>
          </w:trPrChange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48" w:author="徐传运 Shepherd" w:date="2025-11-17T23:21:00Z">
              <w:tcPr>
                <w:tcW w:w="50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8174FF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字段编号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49" w:author="徐传运 Shepherd" w:date="2025-11-17T23:21:00Z">
              <w:tcPr>
                <w:tcW w:w="72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C958690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字段名称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50" w:author="徐传运 Shepherd" w:date="2025-11-17T23:21:00Z">
              <w:tcPr>
                <w:tcW w:w="57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766DAAB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51" w:author="徐传运 Shepherd" w:date="2025-11-17T23:21:00Z">
              <w:tcPr>
                <w:tcW w:w="39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96CDDB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52" w:author="徐传运 Shepherd" w:date="2025-11-17T23:21:00Z">
              <w:tcPr>
                <w:tcW w:w="3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2D12FE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约束关系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53" w:author="徐传运 Shepherd" w:date="2025-11-17T23:21:00Z">
              <w:tcPr>
                <w:tcW w:w="80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06BFC81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备注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54" w:author="徐传运 Shepherd" w:date="2025-11-17T23:21:00Z">
              <w:tcPr>
                <w:tcW w:w="80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F95FC7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55" w:author="徐传运 Shepherd" w:date="2025-11-17T23:21:00Z">
              <w:tcPr>
                <w:tcW w:w="80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D3B0B8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52F51046" w14:textId="77777777" w:rsidTr="005431B0">
        <w:trPr>
          <w:trHeight w:val="462"/>
          <w:jc w:val="center"/>
          <w:trPrChange w:id="1056" w:author="徐传运 Shepherd" w:date="2025-11-17T23:21:00Z">
            <w:trPr>
              <w:gridAfter w:val="0"/>
              <w:trHeight w:val="462"/>
              <w:jc w:val="center"/>
            </w:trPr>
          </w:trPrChange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57" w:author="徐传运 Shepherd" w:date="2025-11-17T23:21:00Z">
              <w:tcPr>
                <w:tcW w:w="52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27F654D" w14:textId="77777777" w:rsidR="005431B0" w:rsidRDefault="00000000">
            <w:r>
              <w:t>1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58" w:author="徐传运 Shepherd" w:date="2025-11-17T23:21:00Z">
              <w:tcPr>
                <w:tcW w:w="215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C5E3A94" w14:textId="77777777" w:rsidR="005431B0" w:rsidRDefault="00000000">
            <w:proofErr w:type="spellStart"/>
            <w:r>
              <w:t>achievement_id</w:t>
            </w:r>
            <w:proofErr w:type="spellEnd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59" w:author="徐传运 Shepherd" w:date="2025-11-17T23:21:00Z">
              <w:tcPr>
                <w:tcW w:w="203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5FA0021" w14:textId="77777777" w:rsidR="005431B0" w:rsidRDefault="00000000">
            <w:r>
              <w:t>Long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60" w:author="徐传运 Shepherd" w:date="2025-11-17T23:21:00Z">
              <w:tcPr>
                <w:tcW w:w="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E3CCF4" w14:textId="77777777" w:rsidR="005431B0" w:rsidRDefault="00000000">
            <w:r>
              <w:t>成果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61" w:author="徐传运 Shepherd" w:date="2025-11-17T23:21:00Z">
              <w:tcPr>
                <w:tcW w:w="51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83A73C0" w14:textId="77777777" w:rsidR="005431B0" w:rsidRDefault="00000000">
            <w:r>
              <w:t>非空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62" w:author="徐传运 Shepherd" w:date="2025-11-17T23:21:00Z">
              <w:tcPr>
                <w:tcW w:w="133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5774EB0" w14:textId="77777777" w:rsidR="005431B0" w:rsidRDefault="00000000">
            <w:r>
              <w:t>Achievement.id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63" w:author="徐传运 Shepherd" w:date="2025-11-17T23:21:00Z">
              <w:tcPr>
                <w:tcW w:w="516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D1289C8" w14:textId="77777777" w:rsidR="005431B0" w:rsidRDefault="00000000">
            <w:r>
              <w:t>文本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64" w:author="徐传运 Shepherd" w:date="2025-11-17T23:21:00Z">
              <w:tcPr>
                <w:tcW w:w="9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B3CA150" w14:textId="77777777" w:rsidR="005431B0" w:rsidRDefault="00000000">
            <w:r>
              <w:t>是</w:t>
            </w:r>
          </w:p>
        </w:tc>
      </w:tr>
      <w:tr w:rsidR="005431B0" w14:paraId="41396B6C" w14:textId="77777777" w:rsidTr="005431B0">
        <w:trPr>
          <w:trHeight w:val="462"/>
          <w:jc w:val="center"/>
          <w:trPrChange w:id="1065" w:author="徐传运 Shepherd" w:date="2025-11-17T23:21:00Z">
            <w:trPr>
              <w:gridAfter w:val="0"/>
              <w:trHeight w:val="462"/>
              <w:jc w:val="center"/>
            </w:trPr>
          </w:trPrChange>
        </w:trPr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66" w:author="徐传运 Shepherd" w:date="2025-11-17T23:21:00Z">
              <w:tcPr>
                <w:tcW w:w="53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00543DE" w14:textId="77777777" w:rsidR="005431B0" w:rsidRDefault="00000000">
            <w:r>
              <w:t>2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67" w:author="徐传运 Shepherd" w:date="2025-11-17T23:21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5097244" w14:textId="77777777" w:rsidR="005431B0" w:rsidRDefault="00000000">
            <w:proofErr w:type="spellStart"/>
            <w:r>
              <w:t>teacher_id</w:t>
            </w:r>
            <w:proofErr w:type="spellEnd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68" w:author="徐传运 Shepherd" w:date="2025-11-17T23:21:00Z">
              <w:tcPr>
                <w:tcW w:w="137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67173A4" w14:textId="77777777" w:rsidR="005431B0" w:rsidRDefault="00000000">
            <w:r>
              <w:t>Long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69" w:author="徐传运 Shepherd" w:date="2025-11-17T23:21:00Z">
              <w:tcPr>
                <w:tcW w:w="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96E4BB9" w14:textId="77777777" w:rsidR="005431B0" w:rsidRDefault="00000000">
            <w:r>
              <w:t>指导教师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70" w:author="徐传运 Shepherd" w:date="2025-11-17T23:21:00Z">
              <w:tcPr>
                <w:tcW w:w="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75BB654" w14:textId="77777777" w:rsidR="005431B0" w:rsidRDefault="00000000">
            <w:r>
              <w:t>非空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71" w:author="徐传运 Shepherd" w:date="2025-11-17T23:21:00Z">
              <w:tcPr>
                <w:tcW w:w="213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46E57E1" w14:textId="77777777" w:rsidR="005431B0" w:rsidRDefault="00000000">
            <w:r>
              <w:t>Teacher.id/</w:t>
            </w:r>
            <w:r>
              <w:t>工号映射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72" w:author="徐传运 Shepherd" w:date="2025-11-17T23:21:00Z">
              <w:tcPr>
                <w:tcW w:w="83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82E48BF" w14:textId="77777777" w:rsidR="005431B0" w:rsidRDefault="00000000">
            <w:r>
              <w:t>文本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73" w:author="徐传运 Shepherd" w:date="2025-11-17T23:21:00Z">
              <w:tcPr>
                <w:tcW w:w="104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2A9CAD0" w14:textId="77777777" w:rsidR="005431B0" w:rsidRDefault="00000000">
            <w:r>
              <w:t>是</w:t>
            </w:r>
          </w:p>
        </w:tc>
      </w:tr>
      <w:tr w:rsidR="005431B0" w14:paraId="6BEF74D1" w14:textId="77777777" w:rsidTr="005431B0">
        <w:trPr>
          <w:trHeight w:val="477"/>
          <w:jc w:val="center"/>
          <w:trPrChange w:id="1074" w:author="徐传运 Shepherd" w:date="2025-11-17T23:21:00Z">
            <w:trPr>
              <w:gridAfter w:val="0"/>
              <w:trHeight w:val="477"/>
              <w:jc w:val="center"/>
            </w:trPr>
          </w:trPrChange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75" w:author="徐传运 Shepherd" w:date="2025-11-17T23:21:00Z">
              <w:tcPr>
                <w:tcW w:w="53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6D6581D" w14:textId="77777777" w:rsidR="005431B0" w:rsidRDefault="00000000">
            <w:r>
              <w:lastRenderedPageBreak/>
              <w:t>3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76" w:author="徐传运 Shepherd" w:date="2025-11-17T23:21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7FF4679" w14:textId="77777777" w:rsidR="005431B0" w:rsidRDefault="00000000">
            <w:proofErr w:type="spellStart"/>
            <w:r>
              <w:t>order_no</w:t>
            </w:r>
            <w:proofErr w:type="spellEnd"/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77" w:author="徐传运 Shepherd" w:date="2025-11-17T23:21:00Z">
              <w:tcPr>
                <w:tcW w:w="137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73F660D" w14:textId="77777777" w:rsidR="005431B0" w:rsidRDefault="00000000">
            <w:r>
              <w:t>Integer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78" w:author="徐传运 Shepherd" w:date="2025-11-17T23:21:00Z">
              <w:tcPr>
                <w:tcW w:w="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3ACF3F" w14:textId="77777777" w:rsidR="005431B0" w:rsidRDefault="00000000">
            <w:r>
              <w:t>次序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79" w:author="徐传运 Shepherd" w:date="2025-11-17T23:21:00Z">
              <w:tcPr>
                <w:tcW w:w="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92D8B83" w14:textId="77777777" w:rsidR="005431B0" w:rsidRDefault="005431B0"/>
        </w:tc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80" w:author="徐传运 Shepherd" w:date="2025-11-17T23:21:00Z">
              <w:tcPr>
                <w:tcW w:w="213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34E0272" w14:textId="77777777" w:rsidR="005431B0" w:rsidRDefault="00000000">
            <w:r>
              <w:t>1,2,3...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81" w:author="徐传运 Shepherd" w:date="2025-11-17T23:21:00Z">
              <w:tcPr>
                <w:tcW w:w="83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2C0B1CC" w14:textId="77777777" w:rsidR="005431B0" w:rsidRDefault="00000000">
            <w:r>
              <w:t>数字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82" w:author="徐传运 Shepherd" w:date="2025-11-17T23:21:00Z">
              <w:tcPr>
                <w:tcW w:w="104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571A58A" w14:textId="77777777" w:rsidR="005431B0" w:rsidRDefault="00000000">
            <w:r>
              <w:t>是</w:t>
            </w:r>
          </w:p>
        </w:tc>
      </w:tr>
      <w:tr w:rsidR="005431B0" w14:paraId="6D3FA7A7" w14:textId="77777777" w:rsidTr="005431B0">
        <w:trPr>
          <w:trHeight w:val="477"/>
          <w:jc w:val="center"/>
          <w:ins w:id="1083" w:author="徐传运 Shepherd" w:date="2025-11-17T23:20:00Z"/>
          <w:trPrChange w:id="1084" w:author="徐传运 Shepherd" w:date="2025-11-17T23:21:00Z">
            <w:trPr>
              <w:gridAfter w:val="0"/>
              <w:trHeight w:val="477"/>
              <w:jc w:val="center"/>
            </w:trPr>
          </w:trPrChange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85" w:author="徐传运 Shepherd" w:date="2025-11-17T23:21:00Z">
              <w:tcPr>
                <w:tcW w:w="53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3E89573" w14:textId="77777777" w:rsidR="005431B0" w:rsidRDefault="00000000">
            <w:r>
              <w:t>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86" w:author="徐传运 Shepherd" w:date="2025-11-17T23:21:00Z">
              <w:tcPr>
                <w:tcW w:w="16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CBA08FD" w14:textId="77777777" w:rsidR="005431B0" w:rsidRDefault="00000000">
            <w:r>
              <w:t>manager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87" w:author="徐传运 Shepherd" w:date="2025-11-17T23:21:00Z">
              <w:tcPr>
                <w:tcW w:w="137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7F78BD4" w14:textId="77777777" w:rsidR="005431B0" w:rsidRDefault="00000000">
            <w:r>
              <w:t>Integer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88" w:author="徐传运 Shepherd" w:date="2025-11-17T23:21:00Z">
              <w:tcPr>
                <w:tcW w:w="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EBC2D84" w14:textId="77777777" w:rsidR="005431B0" w:rsidRDefault="00000000">
            <w:r>
              <w:t>是否负责人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89" w:author="徐传运 Shepherd" w:date="2025-11-17T23:21:00Z">
              <w:tcPr>
                <w:tcW w:w="4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42AF134" w14:textId="77777777" w:rsidR="005431B0" w:rsidRDefault="005431B0"/>
        </w:tc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90" w:author="徐传运 Shepherd" w:date="2025-11-17T23:21:00Z">
              <w:tcPr>
                <w:tcW w:w="213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E741FF9" w14:textId="77777777" w:rsidR="005431B0" w:rsidRDefault="00000000">
            <w:r>
              <w:t>0</w:t>
            </w:r>
            <w:r>
              <w:t>否</w:t>
            </w:r>
            <w:r>
              <w:t xml:space="preserve"> 1</w:t>
            </w:r>
            <w:r>
              <w:t>是；默认第</w:t>
            </w:r>
            <w:r>
              <w:t>1</w:t>
            </w:r>
            <w:r>
              <w:t>为负责人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91" w:author="徐传运 Shepherd" w:date="2025-11-17T23:21:00Z">
              <w:tcPr>
                <w:tcW w:w="83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7FB6341" w14:textId="77777777" w:rsidR="005431B0" w:rsidRDefault="00000000">
            <w:r>
              <w:t>字典单选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92" w:author="徐传运 Shepherd" w:date="2025-11-17T23:21:00Z">
              <w:tcPr>
                <w:tcW w:w="104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21B9F9D" w14:textId="77777777" w:rsidR="005431B0" w:rsidRDefault="00000000">
            <w:r>
              <w:t>是</w:t>
            </w:r>
          </w:p>
        </w:tc>
      </w:tr>
      <w:tr w:rsidR="005431B0" w14:paraId="630E0A06" w14:textId="77777777">
        <w:trPr>
          <w:jc w:val="center"/>
        </w:trPr>
        <w:tc>
          <w:tcPr>
            <w:tcW w:w="1186" w:type="dxa"/>
          </w:tcPr>
          <w:p w14:paraId="68C70C32" w14:textId="77777777" w:rsidR="005431B0" w:rsidRDefault="00000000">
            <w:r>
              <w:t>5</w:t>
            </w:r>
          </w:p>
        </w:tc>
        <w:tc>
          <w:tcPr>
            <w:tcW w:w="2076" w:type="dxa"/>
          </w:tcPr>
          <w:p w14:paraId="372BC2EA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2157" w:type="dxa"/>
          </w:tcPr>
          <w:p w14:paraId="24E1624D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360" w:type="dxa"/>
          </w:tcPr>
          <w:p w14:paraId="7584EEE6" w14:textId="77777777" w:rsidR="005431B0" w:rsidRDefault="00000000">
            <w:r>
              <w:t>创建人</w:t>
            </w:r>
          </w:p>
        </w:tc>
        <w:tc>
          <w:tcPr>
            <w:tcW w:w="398" w:type="dxa"/>
          </w:tcPr>
          <w:p w14:paraId="07CDDFF9" w14:textId="77777777" w:rsidR="005431B0" w:rsidRDefault="005431B0"/>
        </w:tc>
        <w:tc>
          <w:tcPr>
            <w:tcW w:w="2902" w:type="dxa"/>
          </w:tcPr>
          <w:p w14:paraId="00161506" w14:textId="77777777" w:rsidR="005431B0" w:rsidRDefault="005431B0"/>
        </w:tc>
        <w:tc>
          <w:tcPr>
            <w:tcW w:w="2037" w:type="dxa"/>
          </w:tcPr>
          <w:p w14:paraId="6A31382E" w14:textId="77777777" w:rsidR="005431B0" w:rsidRDefault="00000000">
            <w:r>
              <w:t>文本</w:t>
            </w:r>
          </w:p>
        </w:tc>
        <w:tc>
          <w:tcPr>
            <w:tcW w:w="2041" w:type="dxa"/>
          </w:tcPr>
          <w:p w14:paraId="7D4534F8" w14:textId="77777777" w:rsidR="005431B0" w:rsidRDefault="00000000">
            <w:r>
              <w:t>否</w:t>
            </w:r>
          </w:p>
        </w:tc>
      </w:tr>
      <w:tr w:rsidR="005431B0" w14:paraId="5B85B448" w14:textId="77777777">
        <w:trPr>
          <w:jc w:val="center"/>
        </w:trPr>
        <w:tc>
          <w:tcPr>
            <w:tcW w:w="1186" w:type="dxa"/>
          </w:tcPr>
          <w:p w14:paraId="2CA372CE" w14:textId="77777777" w:rsidR="005431B0" w:rsidRDefault="00000000">
            <w:r>
              <w:t>6</w:t>
            </w:r>
          </w:p>
        </w:tc>
        <w:tc>
          <w:tcPr>
            <w:tcW w:w="2076" w:type="dxa"/>
          </w:tcPr>
          <w:p w14:paraId="15780E86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2157" w:type="dxa"/>
          </w:tcPr>
          <w:p w14:paraId="39D1DB4F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360" w:type="dxa"/>
          </w:tcPr>
          <w:p w14:paraId="42D73B1E" w14:textId="77777777" w:rsidR="005431B0" w:rsidRDefault="00000000">
            <w:r>
              <w:t>创建时间</w:t>
            </w:r>
          </w:p>
        </w:tc>
        <w:tc>
          <w:tcPr>
            <w:tcW w:w="398" w:type="dxa"/>
          </w:tcPr>
          <w:p w14:paraId="5603CA6F" w14:textId="77777777" w:rsidR="005431B0" w:rsidRDefault="005431B0"/>
        </w:tc>
        <w:tc>
          <w:tcPr>
            <w:tcW w:w="2902" w:type="dxa"/>
          </w:tcPr>
          <w:p w14:paraId="6A79EAAD" w14:textId="77777777" w:rsidR="005431B0" w:rsidRDefault="005431B0"/>
        </w:tc>
        <w:tc>
          <w:tcPr>
            <w:tcW w:w="2037" w:type="dxa"/>
          </w:tcPr>
          <w:p w14:paraId="622CCD55" w14:textId="77777777" w:rsidR="005431B0" w:rsidRDefault="00000000">
            <w:r>
              <w:t>日期时间</w:t>
            </w:r>
          </w:p>
        </w:tc>
        <w:tc>
          <w:tcPr>
            <w:tcW w:w="2041" w:type="dxa"/>
          </w:tcPr>
          <w:p w14:paraId="6BCE1197" w14:textId="77777777" w:rsidR="005431B0" w:rsidRDefault="00000000">
            <w:r>
              <w:t>否</w:t>
            </w:r>
          </w:p>
        </w:tc>
      </w:tr>
      <w:tr w:rsidR="005431B0" w14:paraId="6846B659" w14:textId="77777777">
        <w:trPr>
          <w:jc w:val="center"/>
        </w:trPr>
        <w:tc>
          <w:tcPr>
            <w:tcW w:w="1186" w:type="dxa"/>
          </w:tcPr>
          <w:p w14:paraId="336213AF" w14:textId="77777777" w:rsidR="005431B0" w:rsidRDefault="00000000">
            <w:r>
              <w:t>7</w:t>
            </w:r>
          </w:p>
        </w:tc>
        <w:tc>
          <w:tcPr>
            <w:tcW w:w="2076" w:type="dxa"/>
          </w:tcPr>
          <w:p w14:paraId="5499FF22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2157" w:type="dxa"/>
          </w:tcPr>
          <w:p w14:paraId="32DD9E09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360" w:type="dxa"/>
          </w:tcPr>
          <w:p w14:paraId="7B047B35" w14:textId="77777777" w:rsidR="005431B0" w:rsidRDefault="00000000">
            <w:r>
              <w:t>更新人</w:t>
            </w:r>
          </w:p>
        </w:tc>
        <w:tc>
          <w:tcPr>
            <w:tcW w:w="398" w:type="dxa"/>
          </w:tcPr>
          <w:p w14:paraId="75F7AC71" w14:textId="77777777" w:rsidR="005431B0" w:rsidRDefault="005431B0"/>
        </w:tc>
        <w:tc>
          <w:tcPr>
            <w:tcW w:w="2902" w:type="dxa"/>
          </w:tcPr>
          <w:p w14:paraId="399F658F" w14:textId="77777777" w:rsidR="005431B0" w:rsidRDefault="005431B0"/>
        </w:tc>
        <w:tc>
          <w:tcPr>
            <w:tcW w:w="2037" w:type="dxa"/>
          </w:tcPr>
          <w:p w14:paraId="3307F831" w14:textId="77777777" w:rsidR="005431B0" w:rsidRDefault="00000000">
            <w:r>
              <w:t>文本</w:t>
            </w:r>
          </w:p>
        </w:tc>
        <w:tc>
          <w:tcPr>
            <w:tcW w:w="2041" w:type="dxa"/>
          </w:tcPr>
          <w:p w14:paraId="53C93017" w14:textId="77777777" w:rsidR="005431B0" w:rsidRDefault="00000000">
            <w:r>
              <w:t>否</w:t>
            </w:r>
          </w:p>
        </w:tc>
      </w:tr>
      <w:tr w:rsidR="005431B0" w14:paraId="429F186A" w14:textId="77777777">
        <w:trPr>
          <w:jc w:val="center"/>
        </w:trPr>
        <w:tc>
          <w:tcPr>
            <w:tcW w:w="1186" w:type="dxa"/>
          </w:tcPr>
          <w:p w14:paraId="7BCE65EC" w14:textId="77777777" w:rsidR="005431B0" w:rsidRDefault="00000000">
            <w:r>
              <w:t>8</w:t>
            </w:r>
          </w:p>
        </w:tc>
        <w:tc>
          <w:tcPr>
            <w:tcW w:w="2076" w:type="dxa"/>
          </w:tcPr>
          <w:p w14:paraId="3828F6A9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2157" w:type="dxa"/>
          </w:tcPr>
          <w:p w14:paraId="168B88D7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360" w:type="dxa"/>
          </w:tcPr>
          <w:p w14:paraId="020D529C" w14:textId="77777777" w:rsidR="005431B0" w:rsidRDefault="00000000">
            <w:r>
              <w:t>更新时间</w:t>
            </w:r>
          </w:p>
        </w:tc>
        <w:tc>
          <w:tcPr>
            <w:tcW w:w="398" w:type="dxa"/>
          </w:tcPr>
          <w:p w14:paraId="5426EE7B" w14:textId="77777777" w:rsidR="005431B0" w:rsidRDefault="005431B0"/>
        </w:tc>
        <w:tc>
          <w:tcPr>
            <w:tcW w:w="2902" w:type="dxa"/>
          </w:tcPr>
          <w:p w14:paraId="7497CD48" w14:textId="77777777" w:rsidR="005431B0" w:rsidRDefault="005431B0"/>
        </w:tc>
        <w:tc>
          <w:tcPr>
            <w:tcW w:w="2037" w:type="dxa"/>
          </w:tcPr>
          <w:p w14:paraId="7EAB49E0" w14:textId="77777777" w:rsidR="005431B0" w:rsidRDefault="00000000">
            <w:r>
              <w:t>日期时间</w:t>
            </w:r>
          </w:p>
        </w:tc>
        <w:tc>
          <w:tcPr>
            <w:tcW w:w="2041" w:type="dxa"/>
          </w:tcPr>
          <w:p w14:paraId="0C3E06FF" w14:textId="77777777" w:rsidR="005431B0" w:rsidRDefault="00000000">
            <w:r>
              <w:t>否</w:t>
            </w:r>
          </w:p>
        </w:tc>
      </w:tr>
      <w:tr w:rsidR="005431B0" w14:paraId="4DED9518" w14:textId="77777777">
        <w:trPr>
          <w:jc w:val="center"/>
        </w:trPr>
        <w:tc>
          <w:tcPr>
            <w:tcW w:w="1186" w:type="dxa"/>
          </w:tcPr>
          <w:p w14:paraId="6C7861B0" w14:textId="77777777" w:rsidR="005431B0" w:rsidRDefault="00000000">
            <w:r>
              <w:t>9</w:t>
            </w:r>
          </w:p>
        </w:tc>
        <w:tc>
          <w:tcPr>
            <w:tcW w:w="2076" w:type="dxa"/>
          </w:tcPr>
          <w:p w14:paraId="61488C34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2157" w:type="dxa"/>
          </w:tcPr>
          <w:p w14:paraId="37379D0E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1360" w:type="dxa"/>
          </w:tcPr>
          <w:p w14:paraId="6B90E6B8" w14:textId="77777777" w:rsidR="005431B0" w:rsidRDefault="00000000">
            <w:r>
              <w:t>删除标记</w:t>
            </w:r>
          </w:p>
        </w:tc>
        <w:tc>
          <w:tcPr>
            <w:tcW w:w="398" w:type="dxa"/>
          </w:tcPr>
          <w:p w14:paraId="30F0095F" w14:textId="77777777" w:rsidR="005431B0" w:rsidRDefault="005431B0"/>
        </w:tc>
        <w:tc>
          <w:tcPr>
            <w:tcW w:w="2902" w:type="dxa"/>
          </w:tcPr>
          <w:p w14:paraId="03A443FA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2037" w:type="dxa"/>
          </w:tcPr>
          <w:p w14:paraId="4FD085B7" w14:textId="77777777" w:rsidR="005431B0" w:rsidRDefault="00000000">
            <w:r>
              <w:t>字典单选</w:t>
            </w:r>
          </w:p>
        </w:tc>
        <w:tc>
          <w:tcPr>
            <w:tcW w:w="2041" w:type="dxa"/>
          </w:tcPr>
          <w:p w14:paraId="0DA6AAA8" w14:textId="77777777" w:rsidR="005431B0" w:rsidRDefault="00000000">
            <w:r>
              <w:t>否</w:t>
            </w:r>
          </w:p>
        </w:tc>
      </w:tr>
    </w:tbl>
    <w:p w14:paraId="14AA91E0" w14:textId="77777777" w:rsidR="005431B0" w:rsidRDefault="005431B0">
      <w:pPr>
        <w:rPr>
          <w:rFonts w:ascii="宋体" w:eastAsia="宋体" w:hAnsi="宋体" w:cs="宋体" w:hint="eastAsia"/>
        </w:rPr>
      </w:pPr>
    </w:p>
    <w:p w14:paraId="20F705BE" w14:textId="77777777" w:rsidR="005431B0" w:rsidRDefault="005431B0">
      <w:pPr>
        <w:rPr>
          <w:rFonts w:ascii="宋体" w:eastAsia="宋体" w:hAnsi="宋体" w:cs="宋体" w:hint="eastAsia"/>
          <w:sz w:val="44"/>
          <w:szCs w:val="44"/>
          <w:lang w:eastAsia="zh"/>
        </w:rPr>
      </w:pPr>
    </w:p>
    <w:p w14:paraId="0D8A2C09" w14:textId="77777777" w:rsidR="005431B0" w:rsidRDefault="005431B0">
      <w:pPr>
        <w:rPr>
          <w:rFonts w:ascii="宋体" w:eastAsia="宋体" w:hAnsi="宋体" w:cs="宋体" w:hint="eastAsia"/>
          <w:sz w:val="44"/>
          <w:szCs w:val="44"/>
          <w:lang w:eastAsia="zh"/>
        </w:rPr>
      </w:pPr>
    </w:p>
    <w:p w14:paraId="71925FAE" w14:textId="77777777" w:rsidR="005431B0" w:rsidRDefault="00000000">
      <w:pPr>
        <w:rPr>
          <w:rFonts w:ascii="宋体" w:eastAsia="宋体" w:hAnsi="宋体" w:cs="宋体" w:hint="eastAsia"/>
          <w:sz w:val="44"/>
          <w:szCs w:val="44"/>
          <w:lang w:eastAsia="zh"/>
        </w:rPr>
      </w:pPr>
      <w:r>
        <w:rPr>
          <w:rFonts w:ascii="宋体" w:eastAsia="宋体" w:hAnsi="宋体" w:cs="宋体" w:hint="eastAsia"/>
          <w:sz w:val="44"/>
          <w:szCs w:val="44"/>
          <w:lang w:eastAsia="zh"/>
        </w:rPr>
        <w:t>报销项目</w:t>
      </w:r>
    </w:p>
    <w:tbl>
      <w:tblPr>
        <w:tblW w:w="49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2"/>
        <w:gridCol w:w="2135"/>
        <w:gridCol w:w="1588"/>
        <w:gridCol w:w="1095"/>
        <w:gridCol w:w="1065"/>
        <w:gridCol w:w="2227"/>
        <w:gridCol w:w="2221"/>
        <w:gridCol w:w="2221"/>
      </w:tblGrid>
      <w:tr w:rsidR="005431B0" w14:paraId="22B047FE" w14:textId="77777777">
        <w:trPr>
          <w:trHeight w:val="462"/>
          <w:jc w:val="center"/>
        </w:trPr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F56F6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实体名称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9E0D" w14:textId="77777777" w:rsidR="005431B0" w:rsidRDefault="00000000">
            <w:proofErr w:type="spellStart"/>
            <w:r>
              <w:t>ReimbursementItems</w:t>
            </w:r>
            <w:proofErr w:type="spellEnd"/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E186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中文名称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1484" w14:textId="77777777" w:rsidR="005431B0" w:rsidRDefault="00000000">
            <w:r>
              <w:t>报销项目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8DCC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模块名称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E3D8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报销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93521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组件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FA94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搜索条件</w:t>
            </w:r>
          </w:p>
        </w:tc>
      </w:tr>
      <w:tr w:rsidR="005431B0" w14:paraId="1A82A88F" w14:textId="77777777">
        <w:trPr>
          <w:trHeight w:val="462"/>
          <w:jc w:val="center"/>
        </w:trPr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7C85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字段编号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166BA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字段名称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D50C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字段类型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62840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中文名称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10BD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约束关系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468D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备注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BC51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组件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54B8" w14:textId="77777777" w:rsidR="005431B0" w:rsidRDefault="00000000">
            <w:pPr>
              <w:widowControl/>
              <w:spacing w:line="276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搜索条件</w:t>
            </w:r>
          </w:p>
        </w:tc>
      </w:tr>
      <w:tr w:rsidR="005431B0" w14:paraId="6AF46118" w14:textId="77777777">
        <w:trPr>
          <w:trHeight w:val="462"/>
          <w:jc w:val="center"/>
        </w:trPr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1B1C7" w14:textId="77777777" w:rsidR="005431B0" w:rsidRDefault="00000000">
            <w:r>
              <w:t>1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171A" w14:textId="77777777" w:rsidR="005431B0" w:rsidRDefault="00000000">
            <w:r>
              <w:t>name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2B5E" w14:textId="77777777" w:rsidR="005431B0" w:rsidRDefault="00000000">
            <w:proofErr w:type="gramStart"/>
            <w:r>
              <w:t>String(</w:t>
            </w:r>
            <w:proofErr w:type="gramEnd"/>
            <w:r>
              <w:t>100)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96B5" w14:textId="77777777" w:rsidR="005431B0" w:rsidRDefault="00000000">
            <w:r>
              <w:t>报销项目名称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6444" w14:textId="77777777" w:rsidR="005431B0" w:rsidRDefault="00000000">
            <w:r>
              <w:t>非空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3542" w14:textId="77777777" w:rsidR="005431B0" w:rsidRDefault="00000000">
            <w:r>
              <w:t>报销项目名称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F36D" w14:textId="77777777" w:rsidR="005431B0" w:rsidRDefault="00000000">
            <w:r>
              <w:t>文本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87D42" w14:textId="77777777" w:rsidR="005431B0" w:rsidRDefault="00000000">
            <w:r>
              <w:t>是</w:t>
            </w:r>
          </w:p>
        </w:tc>
      </w:tr>
      <w:tr w:rsidR="005431B0" w14:paraId="3AF4E4EB" w14:textId="77777777">
        <w:trPr>
          <w:trHeight w:val="462"/>
          <w:jc w:val="center"/>
          <w:ins w:id="1093" w:author="徐传运 Shepherd" w:date="2025-11-17T23:22:00Z"/>
        </w:trPr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0CBF" w14:textId="77777777" w:rsidR="005431B0" w:rsidRDefault="00000000">
            <w:r>
              <w:t>2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9E9B" w14:textId="77777777" w:rsidR="005431B0" w:rsidRDefault="00000000">
            <w:proofErr w:type="spellStart"/>
            <w:r>
              <w:t>reimbursement_time</w:t>
            </w:r>
            <w:proofErr w:type="spellEnd"/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6205" w14:textId="77777777" w:rsidR="005431B0" w:rsidRDefault="00000000">
            <w:r>
              <w:t>Date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3F1F" w14:textId="77777777" w:rsidR="005431B0" w:rsidRDefault="00000000">
            <w:r>
              <w:t>报销时间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51EB" w14:textId="77777777" w:rsidR="005431B0" w:rsidRDefault="00000000">
            <w:r>
              <w:t>非空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6D0D" w14:textId="77777777" w:rsidR="005431B0" w:rsidRDefault="00000000">
            <w:r>
              <w:t>报销时间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6CE8" w14:textId="77777777" w:rsidR="005431B0" w:rsidRDefault="00000000">
            <w:r>
              <w:t>日期选择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0CA4F" w14:textId="77777777" w:rsidR="005431B0" w:rsidRDefault="00000000">
            <w:r>
              <w:t>是</w:t>
            </w:r>
          </w:p>
        </w:tc>
      </w:tr>
      <w:tr w:rsidR="005431B0" w14:paraId="3895E4C3" w14:textId="77777777">
        <w:trPr>
          <w:trHeight w:val="462"/>
          <w:jc w:val="center"/>
        </w:trPr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2439" w14:textId="77777777" w:rsidR="005431B0" w:rsidRDefault="00000000">
            <w:r>
              <w:t>3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6B5C" w14:textId="77777777" w:rsidR="005431B0" w:rsidRDefault="00000000">
            <w:proofErr w:type="spellStart"/>
            <w:r>
              <w:t>total_fee</w:t>
            </w:r>
            <w:proofErr w:type="spellEnd"/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7B4A" w14:textId="77777777" w:rsidR="005431B0" w:rsidRDefault="00000000">
            <w:r>
              <w:t>Double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C20A" w14:textId="77777777" w:rsidR="005431B0" w:rsidRDefault="00000000">
            <w:r>
              <w:t>总金额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9D2B9" w14:textId="77777777" w:rsidR="005431B0" w:rsidRDefault="00000000">
            <w:r>
              <w:t>非空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DBEC" w14:textId="77777777" w:rsidR="005431B0" w:rsidRDefault="00000000">
            <w:r>
              <w:t>总金额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C8F8" w14:textId="77777777" w:rsidR="005431B0" w:rsidRDefault="00000000">
            <w:r>
              <w:t>数字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C2F0" w14:textId="77777777" w:rsidR="005431B0" w:rsidRDefault="00000000">
            <w:r>
              <w:t>是</w:t>
            </w:r>
          </w:p>
        </w:tc>
      </w:tr>
      <w:tr w:rsidR="005431B0" w14:paraId="2D2ECDD5" w14:textId="77777777">
        <w:trPr>
          <w:trHeight w:val="477"/>
          <w:jc w:val="center"/>
        </w:trPr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39CB" w14:textId="77777777" w:rsidR="005431B0" w:rsidRDefault="00000000">
            <w:r>
              <w:lastRenderedPageBreak/>
              <w:t>4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0FAF5" w14:textId="77777777" w:rsidR="005431B0" w:rsidRDefault="00000000">
            <w:proofErr w:type="spellStart"/>
            <w:r>
              <w:t>paid_fee</w:t>
            </w:r>
            <w:proofErr w:type="spellEnd"/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7D84" w14:textId="77777777" w:rsidR="005431B0" w:rsidRDefault="00000000">
            <w:r>
              <w:t>Double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1C2D" w14:textId="77777777" w:rsidR="005431B0" w:rsidRDefault="00000000">
            <w:r>
              <w:t>已发放金额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9C17E" w14:textId="77777777" w:rsidR="005431B0" w:rsidRDefault="005431B0"/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BBC4" w14:textId="77777777" w:rsidR="005431B0" w:rsidRDefault="005431B0"/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2280" w14:textId="77777777" w:rsidR="005431B0" w:rsidRDefault="00000000">
            <w:r>
              <w:t>数字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493D" w14:textId="77777777" w:rsidR="005431B0" w:rsidRDefault="00000000">
            <w:r>
              <w:t>否</w:t>
            </w:r>
          </w:p>
        </w:tc>
      </w:tr>
      <w:tr w:rsidR="005431B0" w14:paraId="1BA41869" w14:textId="77777777">
        <w:trPr>
          <w:trHeight w:val="481"/>
          <w:jc w:val="center"/>
        </w:trPr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E809A" w14:textId="77777777" w:rsidR="005431B0" w:rsidRDefault="00000000">
            <w:r>
              <w:t>5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6CCF" w14:textId="77777777" w:rsidR="005431B0" w:rsidRDefault="00000000">
            <w:r>
              <w:t>amount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32B60" w14:textId="77777777" w:rsidR="005431B0" w:rsidRDefault="00000000">
            <w:r>
              <w:t>Integer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C41C" w14:textId="77777777" w:rsidR="005431B0" w:rsidRDefault="00000000">
            <w:r>
              <w:t>数量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55E4" w14:textId="77777777" w:rsidR="005431B0" w:rsidRDefault="005431B0"/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DEFF" w14:textId="77777777" w:rsidR="005431B0" w:rsidRDefault="00000000">
            <w:r>
              <w:t>报销项目数量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CE4E" w14:textId="77777777" w:rsidR="005431B0" w:rsidRDefault="00000000">
            <w:r>
              <w:t>数字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4EDD" w14:textId="77777777" w:rsidR="005431B0" w:rsidRDefault="00000000">
            <w:r>
              <w:t>否</w:t>
            </w:r>
          </w:p>
        </w:tc>
      </w:tr>
      <w:tr w:rsidR="005431B0" w14:paraId="16B6549D" w14:textId="77777777">
        <w:trPr>
          <w:jc w:val="center"/>
        </w:trPr>
        <w:tc>
          <w:tcPr>
            <w:tcW w:w="1406" w:type="dxa"/>
          </w:tcPr>
          <w:p w14:paraId="0B466DE6" w14:textId="77777777" w:rsidR="005431B0" w:rsidRDefault="00000000">
            <w:r>
              <w:t>6</w:t>
            </w:r>
          </w:p>
        </w:tc>
        <w:tc>
          <w:tcPr>
            <w:tcW w:w="2168" w:type="dxa"/>
          </w:tcPr>
          <w:p w14:paraId="27F2BC77" w14:textId="77777777" w:rsidR="005431B0" w:rsidRDefault="00000000">
            <w:proofErr w:type="spellStart"/>
            <w:r>
              <w:t>owner_dep_id</w:t>
            </w:r>
            <w:proofErr w:type="spellEnd"/>
          </w:p>
        </w:tc>
        <w:tc>
          <w:tcPr>
            <w:tcW w:w="1615" w:type="dxa"/>
          </w:tcPr>
          <w:p w14:paraId="2634E5A4" w14:textId="77777777" w:rsidR="005431B0" w:rsidRDefault="00000000">
            <w:r>
              <w:t>Long</w:t>
            </w:r>
          </w:p>
        </w:tc>
        <w:tc>
          <w:tcPr>
            <w:tcW w:w="1114" w:type="dxa"/>
          </w:tcPr>
          <w:p w14:paraId="565A9832" w14:textId="77777777" w:rsidR="005431B0" w:rsidRDefault="00000000">
            <w:r>
              <w:t>归属学院</w:t>
            </w:r>
          </w:p>
        </w:tc>
        <w:tc>
          <w:tcPr>
            <w:tcW w:w="1083" w:type="dxa"/>
          </w:tcPr>
          <w:p w14:paraId="6C8DAB46" w14:textId="77777777" w:rsidR="005431B0" w:rsidRDefault="00000000">
            <w:r>
              <w:t>非空</w:t>
            </w:r>
          </w:p>
        </w:tc>
        <w:tc>
          <w:tcPr>
            <w:tcW w:w="2262" w:type="dxa"/>
          </w:tcPr>
          <w:p w14:paraId="11F098F7" w14:textId="77777777" w:rsidR="005431B0" w:rsidRDefault="00000000">
            <w:proofErr w:type="spellStart"/>
            <w:r>
              <w:t>sys_dept.dept_id</w:t>
            </w:r>
            <w:proofErr w:type="spellEnd"/>
            <w:r>
              <w:t>（顶层学院）</w:t>
            </w:r>
          </w:p>
        </w:tc>
        <w:tc>
          <w:tcPr>
            <w:tcW w:w="2256" w:type="dxa"/>
          </w:tcPr>
          <w:p w14:paraId="5628EB02" w14:textId="77777777" w:rsidR="005431B0" w:rsidRDefault="00000000">
            <w:r>
              <w:t>部门选择</w:t>
            </w:r>
          </w:p>
        </w:tc>
        <w:tc>
          <w:tcPr>
            <w:tcW w:w="2256" w:type="dxa"/>
          </w:tcPr>
          <w:p w14:paraId="7ACC9D2A" w14:textId="77777777" w:rsidR="005431B0" w:rsidRDefault="00000000">
            <w:r>
              <w:t>是</w:t>
            </w:r>
          </w:p>
        </w:tc>
      </w:tr>
      <w:tr w:rsidR="005431B0" w14:paraId="75F1045A" w14:textId="77777777">
        <w:trPr>
          <w:jc w:val="center"/>
        </w:trPr>
        <w:tc>
          <w:tcPr>
            <w:tcW w:w="1406" w:type="dxa"/>
          </w:tcPr>
          <w:p w14:paraId="6BD8C45A" w14:textId="77777777" w:rsidR="005431B0" w:rsidRDefault="00000000">
            <w:r>
              <w:t>7</w:t>
            </w:r>
          </w:p>
        </w:tc>
        <w:tc>
          <w:tcPr>
            <w:tcW w:w="2168" w:type="dxa"/>
          </w:tcPr>
          <w:p w14:paraId="75F1AF2C" w14:textId="77777777" w:rsidR="005431B0" w:rsidRDefault="00000000">
            <w:r>
              <w:t>status</w:t>
            </w:r>
          </w:p>
        </w:tc>
        <w:tc>
          <w:tcPr>
            <w:tcW w:w="1615" w:type="dxa"/>
          </w:tcPr>
          <w:p w14:paraId="53DA1C33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1114" w:type="dxa"/>
          </w:tcPr>
          <w:p w14:paraId="7178BC0C" w14:textId="77777777" w:rsidR="005431B0" w:rsidRDefault="00000000">
            <w:r>
              <w:t>状态</w:t>
            </w:r>
          </w:p>
        </w:tc>
        <w:tc>
          <w:tcPr>
            <w:tcW w:w="1083" w:type="dxa"/>
          </w:tcPr>
          <w:p w14:paraId="3FD30B4D" w14:textId="77777777" w:rsidR="005431B0" w:rsidRDefault="005431B0"/>
        </w:tc>
        <w:tc>
          <w:tcPr>
            <w:tcW w:w="2262" w:type="dxa"/>
          </w:tcPr>
          <w:p w14:paraId="1E655507" w14:textId="77777777" w:rsidR="005431B0" w:rsidRDefault="00000000">
            <w:r>
              <w:t>0</w:t>
            </w:r>
            <w:r>
              <w:t>进行中</w:t>
            </w:r>
            <w:r>
              <w:t xml:space="preserve"> 1</w:t>
            </w:r>
            <w:r>
              <w:t>已完成</w:t>
            </w:r>
          </w:p>
        </w:tc>
        <w:tc>
          <w:tcPr>
            <w:tcW w:w="2256" w:type="dxa"/>
          </w:tcPr>
          <w:p w14:paraId="307BAF08" w14:textId="77777777" w:rsidR="005431B0" w:rsidRDefault="00000000">
            <w:r>
              <w:t>字典单选</w:t>
            </w:r>
          </w:p>
        </w:tc>
        <w:tc>
          <w:tcPr>
            <w:tcW w:w="2256" w:type="dxa"/>
          </w:tcPr>
          <w:p w14:paraId="13F6964F" w14:textId="77777777" w:rsidR="005431B0" w:rsidRDefault="00000000">
            <w:r>
              <w:t>是</w:t>
            </w:r>
          </w:p>
        </w:tc>
      </w:tr>
      <w:tr w:rsidR="005431B0" w14:paraId="089EFB54" w14:textId="77777777">
        <w:trPr>
          <w:jc w:val="center"/>
        </w:trPr>
        <w:tc>
          <w:tcPr>
            <w:tcW w:w="1406" w:type="dxa"/>
          </w:tcPr>
          <w:p w14:paraId="3A40DE9E" w14:textId="77777777" w:rsidR="005431B0" w:rsidRDefault="00000000">
            <w:r>
              <w:t>8</w:t>
            </w:r>
          </w:p>
        </w:tc>
        <w:tc>
          <w:tcPr>
            <w:tcW w:w="2168" w:type="dxa"/>
          </w:tcPr>
          <w:p w14:paraId="65A918DB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1615" w:type="dxa"/>
          </w:tcPr>
          <w:p w14:paraId="232B7203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114" w:type="dxa"/>
          </w:tcPr>
          <w:p w14:paraId="54C19882" w14:textId="77777777" w:rsidR="005431B0" w:rsidRDefault="00000000">
            <w:r>
              <w:t>创建人</w:t>
            </w:r>
          </w:p>
        </w:tc>
        <w:tc>
          <w:tcPr>
            <w:tcW w:w="1083" w:type="dxa"/>
          </w:tcPr>
          <w:p w14:paraId="22048EA4" w14:textId="77777777" w:rsidR="005431B0" w:rsidRDefault="005431B0"/>
        </w:tc>
        <w:tc>
          <w:tcPr>
            <w:tcW w:w="2262" w:type="dxa"/>
          </w:tcPr>
          <w:p w14:paraId="23E0F422" w14:textId="77777777" w:rsidR="005431B0" w:rsidRDefault="005431B0"/>
        </w:tc>
        <w:tc>
          <w:tcPr>
            <w:tcW w:w="2256" w:type="dxa"/>
          </w:tcPr>
          <w:p w14:paraId="08028BEE" w14:textId="77777777" w:rsidR="005431B0" w:rsidRDefault="00000000">
            <w:r>
              <w:t>文本</w:t>
            </w:r>
          </w:p>
        </w:tc>
        <w:tc>
          <w:tcPr>
            <w:tcW w:w="2256" w:type="dxa"/>
          </w:tcPr>
          <w:p w14:paraId="64BED930" w14:textId="77777777" w:rsidR="005431B0" w:rsidRDefault="00000000">
            <w:r>
              <w:t>否</w:t>
            </w:r>
          </w:p>
        </w:tc>
      </w:tr>
      <w:tr w:rsidR="005431B0" w14:paraId="711C56F7" w14:textId="77777777">
        <w:trPr>
          <w:jc w:val="center"/>
        </w:trPr>
        <w:tc>
          <w:tcPr>
            <w:tcW w:w="1406" w:type="dxa"/>
          </w:tcPr>
          <w:p w14:paraId="561C86C7" w14:textId="77777777" w:rsidR="005431B0" w:rsidRDefault="00000000">
            <w:r>
              <w:t>9</w:t>
            </w:r>
          </w:p>
        </w:tc>
        <w:tc>
          <w:tcPr>
            <w:tcW w:w="2168" w:type="dxa"/>
          </w:tcPr>
          <w:p w14:paraId="1F6B6227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1615" w:type="dxa"/>
          </w:tcPr>
          <w:p w14:paraId="75A12E2F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114" w:type="dxa"/>
          </w:tcPr>
          <w:p w14:paraId="4375ADDF" w14:textId="77777777" w:rsidR="005431B0" w:rsidRDefault="00000000">
            <w:r>
              <w:t>创建时间</w:t>
            </w:r>
          </w:p>
        </w:tc>
        <w:tc>
          <w:tcPr>
            <w:tcW w:w="1083" w:type="dxa"/>
          </w:tcPr>
          <w:p w14:paraId="149C13F7" w14:textId="77777777" w:rsidR="005431B0" w:rsidRDefault="005431B0"/>
        </w:tc>
        <w:tc>
          <w:tcPr>
            <w:tcW w:w="2262" w:type="dxa"/>
          </w:tcPr>
          <w:p w14:paraId="42B696F0" w14:textId="77777777" w:rsidR="005431B0" w:rsidRDefault="005431B0"/>
        </w:tc>
        <w:tc>
          <w:tcPr>
            <w:tcW w:w="2256" w:type="dxa"/>
          </w:tcPr>
          <w:p w14:paraId="71C95578" w14:textId="77777777" w:rsidR="005431B0" w:rsidRDefault="00000000">
            <w:r>
              <w:t>日期时间</w:t>
            </w:r>
          </w:p>
        </w:tc>
        <w:tc>
          <w:tcPr>
            <w:tcW w:w="2256" w:type="dxa"/>
          </w:tcPr>
          <w:p w14:paraId="53E0C618" w14:textId="77777777" w:rsidR="005431B0" w:rsidRDefault="00000000">
            <w:r>
              <w:t>否</w:t>
            </w:r>
          </w:p>
        </w:tc>
      </w:tr>
      <w:tr w:rsidR="005431B0" w14:paraId="52EC7F7E" w14:textId="77777777">
        <w:trPr>
          <w:jc w:val="center"/>
        </w:trPr>
        <w:tc>
          <w:tcPr>
            <w:tcW w:w="1406" w:type="dxa"/>
          </w:tcPr>
          <w:p w14:paraId="6741302C" w14:textId="77777777" w:rsidR="005431B0" w:rsidRDefault="00000000">
            <w:r>
              <w:t>10</w:t>
            </w:r>
          </w:p>
        </w:tc>
        <w:tc>
          <w:tcPr>
            <w:tcW w:w="2168" w:type="dxa"/>
          </w:tcPr>
          <w:p w14:paraId="4AE1FE4C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1615" w:type="dxa"/>
          </w:tcPr>
          <w:p w14:paraId="5AE57C2E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1114" w:type="dxa"/>
          </w:tcPr>
          <w:p w14:paraId="30D9D0FF" w14:textId="77777777" w:rsidR="005431B0" w:rsidRDefault="00000000">
            <w:r>
              <w:t>更新人</w:t>
            </w:r>
          </w:p>
        </w:tc>
        <w:tc>
          <w:tcPr>
            <w:tcW w:w="1083" w:type="dxa"/>
          </w:tcPr>
          <w:p w14:paraId="2F3389C6" w14:textId="77777777" w:rsidR="005431B0" w:rsidRDefault="005431B0"/>
        </w:tc>
        <w:tc>
          <w:tcPr>
            <w:tcW w:w="2262" w:type="dxa"/>
          </w:tcPr>
          <w:p w14:paraId="6739412D" w14:textId="77777777" w:rsidR="005431B0" w:rsidRDefault="005431B0"/>
        </w:tc>
        <w:tc>
          <w:tcPr>
            <w:tcW w:w="2256" w:type="dxa"/>
          </w:tcPr>
          <w:p w14:paraId="1A8649CB" w14:textId="77777777" w:rsidR="005431B0" w:rsidRDefault="00000000">
            <w:r>
              <w:t>文本</w:t>
            </w:r>
          </w:p>
        </w:tc>
        <w:tc>
          <w:tcPr>
            <w:tcW w:w="2256" w:type="dxa"/>
          </w:tcPr>
          <w:p w14:paraId="2CC9C08C" w14:textId="77777777" w:rsidR="005431B0" w:rsidRDefault="00000000">
            <w:r>
              <w:t>否</w:t>
            </w:r>
          </w:p>
        </w:tc>
      </w:tr>
      <w:tr w:rsidR="005431B0" w14:paraId="44E32D89" w14:textId="77777777">
        <w:trPr>
          <w:jc w:val="center"/>
        </w:trPr>
        <w:tc>
          <w:tcPr>
            <w:tcW w:w="1406" w:type="dxa"/>
          </w:tcPr>
          <w:p w14:paraId="55E3ED4C" w14:textId="77777777" w:rsidR="005431B0" w:rsidRDefault="00000000">
            <w:r>
              <w:t>11</w:t>
            </w:r>
          </w:p>
        </w:tc>
        <w:tc>
          <w:tcPr>
            <w:tcW w:w="2168" w:type="dxa"/>
          </w:tcPr>
          <w:p w14:paraId="2413655C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1615" w:type="dxa"/>
          </w:tcPr>
          <w:p w14:paraId="172451B7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1114" w:type="dxa"/>
          </w:tcPr>
          <w:p w14:paraId="675FA468" w14:textId="77777777" w:rsidR="005431B0" w:rsidRDefault="00000000">
            <w:r>
              <w:t>更新时间</w:t>
            </w:r>
          </w:p>
        </w:tc>
        <w:tc>
          <w:tcPr>
            <w:tcW w:w="1083" w:type="dxa"/>
          </w:tcPr>
          <w:p w14:paraId="5B331C32" w14:textId="77777777" w:rsidR="005431B0" w:rsidRDefault="005431B0"/>
        </w:tc>
        <w:tc>
          <w:tcPr>
            <w:tcW w:w="2262" w:type="dxa"/>
          </w:tcPr>
          <w:p w14:paraId="52CD9204" w14:textId="77777777" w:rsidR="005431B0" w:rsidRDefault="005431B0"/>
        </w:tc>
        <w:tc>
          <w:tcPr>
            <w:tcW w:w="2256" w:type="dxa"/>
          </w:tcPr>
          <w:p w14:paraId="336773DA" w14:textId="77777777" w:rsidR="005431B0" w:rsidRDefault="00000000">
            <w:r>
              <w:t>日期时间</w:t>
            </w:r>
          </w:p>
        </w:tc>
        <w:tc>
          <w:tcPr>
            <w:tcW w:w="2256" w:type="dxa"/>
          </w:tcPr>
          <w:p w14:paraId="22D44837" w14:textId="77777777" w:rsidR="005431B0" w:rsidRDefault="00000000">
            <w:r>
              <w:t>否</w:t>
            </w:r>
          </w:p>
        </w:tc>
      </w:tr>
      <w:tr w:rsidR="005431B0" w14:paraId="6F004A36" w14:textId="77777777">
        <w:trPr>
          <w:jc w:val="center"/>
        </w:trPr>
        <w:tc>
          <w:tcPr>
            <w:tcW w:w="1406" w:type="dxa"/>
          </w:tcPr>
          <w:p w14:paraId="5A56CC84" w14:textId="77777777" w:rsidR="005431B0" w:rsidRDefault="00000000">
            <w:r>
              <w:t>12</w:t>
            </w:r>
          </w:p>
        </w:tc>
        <w:tc>
          <w:tcPr>
            <w:tcW w:w="2168" w:type="dxa"/>
          </w:tcPr>
          <w:p w14:paraId="4EF0C56F" w14:textId="77777777" w:rsidR="005431B0" w:rsidRDefault="00000000">
            <w:r>
              <w:t>remark</w:t>
            </w:r>
          </w:p>
        </w:tc>
        <w:tc>
          <w:tcPr>
            <w:tcW w:w="1615" w:type="dxa"/>
          </w:tcPr>
          <w:p w14:paraId="05D3193B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1114" w:type="dxa"/>
          </w:tcPr>
          <w:p w14:paraId="0E7BA11D" w14:textId="77777777" w:rsidR="005431B0" w:rsidRDefault="00000000">
            <w:r>
              <w:t>备注</w:t>
            </w:r>
          </w:p>
        </w:tc>
        <w:tc>
          <w:tcPr>
            <w:tcW w:w="1083" w:type="dxa"/>
          </w:tcPr>
          <w:p w14:paraId="37E07D3F" w14:textId="77777777" w:rsidR="005431B0" w:rsidRDefault="005431B0"/>
        </w:tc>
        <w:tc>
          <w:tcPr>
            <w:tcW w:w="2262" w:type="dxa"/>
          </w:tcPr>
          <w:p w14:paraId="3A31BE11" w14:textId="77777777" w:rsidR="005431B0" w:rsidRDefault="005431B0"/>
        </w:tc>
        <w:tc>
          <w:tcPr>
            <w:tcW w:w="2256" w:type="dxa"/>
          </w:tcPr>
          <w:p w14:paraId="21556666" w14:textId="77777777" w:rsidR="005431B0" w:rsidRDefault="00000000">
            <w:r>
              <w:t>多行文本</w:t>
            </w:r>
          </w:p>
        </w:tc>
        <w:tc>
          <w:tcPr>
            <w:tcW w:w="2256" w:type="dxa"/>
          </w:tcPr>
          <w:p w14:paraId="644610D3" w14:textId="77777777" w:rsidR="005431B0" w:rsidRDefault="00000000">
            <w:r>
              <w:t>否</w:t>
            </w:r>
          </w:p>
        </w:tc>
      </w:tr>
      <w:tr w:rsidR="005431B0" w14:paraId="45C17175" w14:textId="77777777">
        <w:trPr>
          <w:jc w:val="center"/>
        </w:trPr>
        <w:tc>
          <w:tcPr>
            <w:tcW w:w="1406" w:type="dxa"/>
          </w:tcPr>
          <w:p w14:paraId="792BF878" w14:textId="77777777" w:rsidR="005431B0" w:rsidRDefault="00000000">
            <w:r>
              <w:t>13</w:t>
            </w:r>
          </w:p>
        </w:tc>
        <w:tc>
          <w:tcPr>
            <w:tcW w:w="2168" w:type="dxa"/>
          </w:tcPr>
          <w:p w14:paraId="26E8015E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1615" w:type="dxa"/>
          </w:tcPr>
          <w:p w14:paraId="2D892AAC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1114" w:type="dxa"/>
          </w:tcPr>
          <w:p w14:paraId="0236D2D1" w14:textId="77777777" w:rsidR="005431B0" w:rsidRDefault="00000000">
            <w:r>
              <w:t>删除标记</w:t>
            </w:r>
          </w:p>
        </w:tc>
        <w:tc>
          <w:tcPr>
            <w:tcW w:w="1083" w:type="dxa"/>
          </w:tcPr>
          <w:p w14:paraId="0C425699" w14:textId="77777777" w:rsidR="005431B0" w:rsidRDefault="005431B0"/>
        </w:tc>
        <w:tc>
          <w:tcPr>
            <w:tcW w:w="2262" w:type="dxa"/>
          </w:tcPr>
          <w:p w14:paraId="6800E7AD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2256" w:type="dxa"/>
          </w:tcPr>
          <w:p w14:paraId="05C4BC3F" w14:textId="77777777" w:rsidR="005431B0" w:rsidRDefault="00000000">
            <w:r>
              <w:t>字典单选</w:t>
            </w:r>
          </w:p>
        </w:tc>
        <w:tc>
          <w:tcPr>
            <w:tcW w:w="2256" w:type="dxa"/>
          </w:tcPr>
          <w:p w14:paraId="6776705C" w14:textId="77777777" w:rsidR="005431B0" w:rsidRDefault="00000000">
            <w:r>
              <w:t>否</w:t>
            </w:r>
          </w:p>
        </w:tc>
      </w:tr>
    </w:tbl>
    <w:p w14:paraId="450E212E" w14:textId="77777777" w:rsidR="005431B0" w:rsidRDefault="005431B0">
      <w:pPr>
        <w:rPr>
          <w:rFonts w:ascii="宋体" w:eastAsia="宋体" w:hAnsi="宋体" w:cs="宋体" w:hint="eastAsia"/>
          <w:lang w:eastAsia="zh"/>
        </w:rPr>
      </w:pPr>
    </w:p>
    <w:p w14:paraId="2DB0F573" w14:textId="77777777" w:rsidR="005431B0" w:rsidRDefault="00000000">
      <w:pPr>
        <w:rPr>
          <w:rFonts w:ascii="宋体" w:eastAsia="宋体" w:hAnsi="宋体" w:cs="宋体" w:hint="eastAsia"/>
          <w:sz w:val="44"/>
          <w:szCs w:val="44"/>
          <w:lang w:eastAsia="zh"/>
        </w:rPr>
      </w:pPr>
      <w:r>
        <w:rPr>
          <w:rFonts w:ascii="宋体" w:eastAsia="宋体" w:hAnsi="宋体" w:cs="宋体" w:hint="eastAsia"/>
          <w:sz w:val="44"/>
          <w:szCs w:val="44"/>
          <w:lang w:eastAsia="zh"/>
        </w:rPr>
        <w:t>素质提升表</w:t>
      </w: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"/>
        <w:gridCol w:w="4256"/>
        <w:gridCol w:w="1045"/>
        <w:gridCol w:w="744"/>
        <w:gridCol w:w="844"/>
        <w:gridCol w:w="3357"/>
        <w:gridCol w:w="1165"/>
        <w:gridCol w:w="1680"/>
      </w:tblGrid>
      <w:tr w:rsidR="005431B0" w14:paraId="111CAF53" w14:textId="77777777">
        <w:trPr>
          <w:trHeight w:val="462"/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37AE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实体名称</w:t>
            </w:r>
          </w:p>
        </w:tc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6EE5" w14:textId="77777777" w:rsidR="005431B0" w:rsidRDefault="00000000">
            <w:proofErr w:type="spellStart"/>
            <w:r>
              <w:t>QualityDevelopmentForm</w:t>
            </w:r>
            <w:proofErr w:type="spellEnd"/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72C9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156A" w14:textId="77777777" w:rsidR="005431B0" w:rsidRDefault="00000000">
            <w:r>
              <w:t>素质提升表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B4CC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B75A0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报销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6DDA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BFB6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3F1E82C6" w14:textId="77777777">
        <w:trPr>
          <w:trHeight w:val="462"/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7C5D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字段编号</w:t>
            </w:r>
          </w:p>
        </w:tc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83F3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字段名称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9507B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23CC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D8BD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约束关系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E26B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备注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6C1B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C914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7C1B31F5" w14:textId="77777777">
        <w:trPr>
          <w:trHeight w:val="462"/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C471B" w14:textId="77777777" w:rsidR="005431B0" w:rsidRDefault="00000000">
            <w:r>
              <w:t>1</w:t>
            </w:r>
          </w:p>
        </w:tc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9153" w14:textId="77777777" w:rsidR="005431B0" w:rsidRDefault="00000000">
            <w:r>
              <w:t>year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1808" w14:textId="77777777" w:rsidR="005431B0" w:rsidRDefault="00000000">
            <w:r>
              <w:t>Integer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E6EA" w14:textId="77777777" w:rsidR="005431B0" w:rsidRDefault="00000000">
            <w:r>
              <w:t>年份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6A29" w14:textId="77777777" w:rsidR="005431B0" w:rsidRDefault="00000000">
            <w:r>
              <w:t>非空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87D9" w14:textId="77777777" w:rsidR="005431B0" w:rsidRDefault="00000000">
            <w:r>
              <w:t>年份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91AE" w14:textId="77777777" w:rsidR="005431B0" w:rsidRDefault="00000000">
            <w:r>
              <w:t>文本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B82C" w14:textId="77777777" w:rsidR="005431B0" w:rsidRDefault="00000000">
            <w:r>
              <w:t>是</w:t>
            </w:r>
          </w:p>
        </w:tc>
      </w:tr>
      <w:tr w:rsidR="005431B0" w14:paraId="2232C6BD" w14:textId="77777777">
        <w:trPr>
          <w:trHeight w:val="462"/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D427B" w14:textId="77777777" w:rsidR="005431B0" w:rsidRDefault="00000000">
            <w:r>
              <w:t>2</w:t>
            </w:r>
          </w:p>
        </w:tc>
        <w:tc>
          <w:tcPr>
            <w:tcW w:w="2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4200" w14:textId="77777777" w:rsidR="005431B0" w:rsidRDefault="00000000">
            <w:r>
              <w:t>amount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C143" w14:textId="77777777" w:rsidR="005431B0" w:rsidRDefault="00000000">
            <w:r>
              <w:t>Integer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D0DA" w14:textId="77777777" w:rsidR="005431B0" w:rsidRDefault="00000000">
            <w:r>
              <w:t>统计成果数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06CC" w14:textId="77777777" w:rsidR="005431B0" w:rsidRDefault="00000000">
            <w:r>
              <w:t>非空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A483" w14:textId="77777777" w:rsidR="005431B0" w:rsidRDefault="00000000">
            <w:r>
              <w:t>统计成功数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1EB7" w14:textId="77777777" w:rsidR="005431B0" w:rsidRDefault="00000000">
            <w:r>
              <w:t>数字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F2654" w14:textId="77777777" w:rsidR="005431B0" w:rsidRDefault="00000000">
            <w:r>
              <w:t>是</w:t>
            </w:r>
          </w:p>
        </w:tc>
      </w:tr>
      <w:tr w:rsidR="005431B0" w14:paraId="28EDC2AF" w14:textId="77777777">
        <w:trPr>
          <w:jc w:val="center"/>
        </w:trPr>
        <w:tc>
          <w:tcPr>
            <w:tcW w:w="853" w:type="dxa"/>
          </w:tcPr>
          <w:p w14:paraId="66FE21CE" w14:textId="77777777" w:rsidR="005431B0" w:rsidRDefault="00000000">
            <w:r>
              <w:t>3</w:t>
            </w:r>
          </w:p>
        </w:tc>
        <w:tc>
          <w:tcPr>
            <w:tcW w:w="4322" w:type="dxa"/>
          </w:tcPr>
          <w:p w14:paraId="3E63CC01" w14:textId="77777777" w:rsidR="005431B0" w:rsidRDefault="00000000">
            <w:proofErr w:type="spellStart"/>
            <w:r>
              <w:t>owner_dep_id</w:t>
            </w:r>
            <w:proofErr w:type="spellEnd"/>
          </w:p>
        </w:tc>
        <w:tc>
          <w:tcPr>
            <w:tcW w:w="1063" w:type="dxa"/>
          </w:tcPr>
          <w:p w14:paraId="159618FC" w14:textId="77777777" w:rsidR="005431B0" w:rsidRDefault="00000000">
            <w:r>
              <w:t>Long</w:t>
            </w:r>
          </w:p>
        </w:tc>
        <w:tc>
          <w:tcPr>
            <w:tcW w:w="757" w:type="dxa"/>
          </w:tcPr>
          <w:p w14:paraId="3A492E20" w14:textId="77777777" w:rsidR="005431B0" w:rsidRDefault="00000000">
            <w:r>
              <w:t>归属</w:t>
            </w:r>
            <w:r>
              <w:lastRenderedPageBreak/>
              <w:t>学院</w:t>
            </w:r>
          </w:p>
        </w:tc>
        <w:tc>
          <w:tcPr>
            <w:tcW w:w="859" w:type="dxa"/>
          </w:tcPr>
          <w:p w14:paraId="247B4C68" w14:textId="77777777" w:rsidR="005431B0" w:rsidRDefault="005431B0"/>
        </w:tc>
        <w:tc>
          <w:tcPr>
            <w:tcW w:w="3412" w:type="dxa"/>
          </w:tcPr>
          <w:p w14:paraId="292EEFE6" w14:textId="77777777" w:rsidR="005431B0" w:rsidRDefault="00000000">
            <w:proofErr w:type="spellStart"/>
            <w:r>
              <w:t>sys_dept.dept_id</w:t>
            </w:r>
            <w:proofErr w:type="spellEnd"/>
            <w:r>
              <w:t>（顶层学院）</w:t>
            </w:r>
          </w:p>
        </w:tc>
        <w:tc>
          <w:tcPr>
            <w:tcW w:w="1185" w:type="dxa"/>
          </w:tcPr>
          <w:p w14:paraId="08B6144A" w14:textId="77777777" w:rsidR="005431B0" w:rsidRDefault="00000000">
            <w:r>
              <w:t>部门选择</w:t>
            </w:r>
          </w:p>
        </w:tc>
        <w:tc>
          <w:tcPr>
            <w:tcW w:w="1706" w:type="dxa"/>
          </w:tcPr>
          <w:p w14:paraId="4C35042B" w14:textId="77777777" w:rsidR="005431B0" w:rsidRDefault="00000000">
            <w:r>
              <w:t>是</w:t>
            </w:r>
          </w:p>
        </w:tc>
      </w:tr>
      <w:tr w:rsidR="005431B0" w14:paraId="726039BC" w14:textId="77777777">
        <w:trPr>
          <w:jc w:val="center"/>
        </w:trPr>
        <w:tc>
          <w:tcPr>
            <w:tcW w:w="853" w:type="dxa"/>
          </w:tcPr>
          <w:p w14:paraId="44527DFA" w14:textId="77777777" w:rsidR="005431B0" w:rsidRDefault="00000000">
            <w:r>
              <w:t>4</w:t>
            </w:r>
          </w:p>
        </w:tc>
        <w:tc>
          <w:tcPr>
            <w:tcW w:w="4322" w:type="dxa"/>
          </w:tcPr>
          <w:p w14:paraId="2BB7C7D3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1063" w:type="dxa"/>
          </w:tcPr>
          <w:p w14:paraId="4479A1A0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757" w:type="dxa"/>
          </w:tcPr>
          <w:p w14:paraId="093A44E7" w14:textId="77777777" w:rsidR="005431B0" w:rsidRDefault="00000000">
            <w:r>
              <w:t>生成时间</w:t>
            </w:r>
          </w:p>
        </w:tc>
        <w:tc>
          <w:tcPr>
            <w:tcW w:w="859" w:type="dxa"/>
          </w:tcPr>
          <w:p w14:paraId="1B721A3A" w14:textId="77777777" w:rsidR="005431B0" w:rsidRDefault="005431B0"/>
        </w:tc>
        <w:tc>
          <w:tcPr>
            <w:tcW w:w="3412" w:type="dxa"/>
          </w:tcPr>
          <w:p w14:paraId="0364E16A" w14:textId="77777777" w:rsidR="005431B0" w:rsidRDefault="005431B0"/>
        </w:tc>
        <w:tc>
          <w:tcPr>
            <w:tcW w:w="1185" w:type="dxa"/>
          </w:tcPr>
          <w:p w14:paraId="502857C7" w14:textId="77777777" w:rsidR="005431B0" w:rsidRDefault="00000000">
            <w:r>
              <w:t>日期时间</w:t>
            </w:r>
          </w:p>
        </w:tc>
        <w:tc>
          <w:tcPr>
            <w:tcW w:w="1706" w:type="dxa"/>
          </w:tcPr>
          <w:p w14:paraId="36BC56F1" w14:textId="77777777" w:rsidR="005431B0" w:rsidRDefault="00000000">
            <w:r>
              <w:t>否</w:t>
            </w:r>
          </w:p>
        </w:tc>
      </w:tr>
    </w:tbl>
    <w:p w14:paraId="0D011D44" w14:textId="77777777" w:rsidR="005431B0" w:rsidRDefault="005431B0">
      <w:pPr>
        <w:rPr>
          <w:rFonts w:ascii="宋体" w:eastAsia="宋体" w:hAnsi="宋体" w:cs="宋体" w:hint="eastAsia"/>
          <w:lang w:eastAsia="zh"/>
        </w:rPr>
      </w:pPr>
    </w:p>
    <w:p w14:paraId="502B5E3A" w14:textId="77777777" w:rsidR="005431B0" w:rsidRDefault="005431B0">
      <w:pPr>
        <w:rPr>
          <w:rFonts w:ascii="宋体" w:eastAsia="宋体" w:hAnsi="宋体" w:cs="宋体" w:hint="eastAsia"/>
          <w:lang w:eastAsia="zh"/>
        </w:rPr>
      </w:pPr>
    </w:p>
    <w:p w14:paraId="7D540C2D" w14:textId="77777777" w:rsidR="005431B0" w:rsidRDefault="00000000">
      <w:pPr>
        <w:rPr>
          <w:rFonts w:ascii="宋体" w:eastAsia="宋体" w:hAnsi="宋体" w:cs="宋体" w:hint="eastAsia"/>
          <w:sz w:val="44"/>
          <w:szCs w:val="44"/>
          <w:lang w:eastAsia="zh"/>
        </w:rPr>
      </w:pPr>
      <w:r>
        <w:rPr>
          <w:rFonts w:ascii="宋体" w:eastAsia="宋体" w:hAnsi="宋体" w:cs="宋体" w:hint="eastAsia"/>
          <w:sz w:val="44"/>
          <w:szCs w:val="44"/>
          <w:lang w:eastAsia="zh"/>
        </w:rPr>
        <w:t>用户</w:t>
      </w:r>
      <w:commentRangeStart w:id="1094"/>
      <w:r>
        <w:rPr>
          <w:rFonts w:ascii="宋体" w:eastAsia="宋体" w:hAnsi="宋体" w:cs="宋体" w:hint="eastAsia"/>
          <w:sz w:val="44"/>
          <w:szCs w:val="44"/>
          <w:lang w:eastAsia="zh"/>
        </w:rPr>
        <w:t>表</w:t>
      </w:r>
      <w:commentRangeEnd w:id="1094"/>
      <w:r>
        <w:rPr>
          <w:rStyle w:val="a5"/>
          <w:rFonts w:ascii="宋体" w:eastAsia="宋体" w:hAnsi="宋体" w:cs="宋体" w:hint="eastAsia"/>
          <w:sz w:val="44"/>
          <w:szCs w:val="44"/>
          <w:lang w:eastAsia="zh"/>
        </w:rPr>
        <w:commentReference w:id="1094"/>
      </w:r>
    </w:p>
    <w:p w14:paraId="40B83A1F" w14:textId="77777777" w:rsidR="005431B0" w:rsidRDefault="005431B0">
      <w:pPr>
        <w:rPr>
          <w:rFonts w:ascii="宋体" w:eastAsia="宋体" w:hAnsi="宋体" w:cs="宋体" w:hint="eastAsia"/>
          <w:lang w:eastAsia="zh"/>
        </w:rPr>
      </w:pP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3492"/>
        <w:gridCol w:w="3333"/>
        <w:gridCol w:w="744"/>
        <w:gridCol w:w="1137"/>
        <w:gridCol w:w="1702"/>
        <w:gridCol w:w="1162"/>
        <w:gridCol w:w="1580"/>
      </w:tblGrid>
      <w:tr w:rsidR="005431B0" w14:paraId="6A7DEFD2" w14:textId="77777777">
        <w:trPr>
          <w:trHeight w:val="462"/>
          <w:jc w:val="center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5A40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实体名称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94A0C" w14:textId="77777777" w:rsidR="005431B0" w:rsidRDefault="00000000">
            <w:r>
              <w:t>User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7D6A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9264" w14:textId="77777777" w:rsidR="005431B0" w:rsidRDefault="00000000">
            <w:r>
              <w:t>用户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67F19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ECCAF" w14:textId="77777777" w:rsidR="005431B0" w:rsidRDefault="00000000">
            <w:proofErr w:type="spellStart"/>
            <w:r>
              <w:t>samuser</w:t>
            </w:r>
            <w:proofErr w:type="spellEnd"/>
            <w:r>
              <w:t>:</w:t>
            </w:r>
            <w:r>
              <w:t>用户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DA29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9E6F0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1FFBF8A7" w14:textId="77777777">
        <w:trPr>
          <w:trHeight w:val="462"/>
          <w:jc w:val="center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29869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字段编号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6B37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字段名称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F2A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0F06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6DEE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约束关系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6190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备注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47B3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7C2D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6E2D7066" w14:textId="77777777">
        <w:trPr>
          <w:trHeight w:val="462"/>
          <w:jc w:val="center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F44EA" w14:textId="77777777" w:rsidR="005431B0" w:rsidRDefault="00000000">
            <w:r>
              <w:t>1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C237" w14:textId="77777777" w:rsidR="005431B0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7F8A" w14:textId="77777777" w:rsidR="005431B0" w:rsidRDefault="00000000">
            <w:r>
              <w:t>Long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9684" w14:textId="77777777" w:rsidR="005431B0" w:rsidRDefault="00000000">
            <w:r>
              <w:t>用户</w:t>
            </w:r>
            <w:r>
              <w:t>ID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E2770" w14:textId="77777777" w:rsidR="005431B0" w:rsidRDefault="00000000">
            <w:r>
              <w:t>唯一</w:t>
            </w:r>
            <w:r>
              <w:t>,</w:t>
            </w:r>
            <w:r>
              <w:t>非空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B33B" w14:textId="77777777" w:rsidR="005431B0" w:rsidRDefault="00000000">
            <w:proofErr w:type="spellStart"/>
            <w:r>
              <w:t>sys_user.user_id</w:t>
            </w:r>
            <w:proofErr w:type="spellEnd"/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7931C" w14:textId="77777777" w:rsidR="005431B0" w:rsidRDefault="00000000">
            <w:r>
              <w:t>文本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673F" w14:textId="77777777" w:rsidR="005431B0" w:rsidRDefault="00000000">
            <w:r>
              <w:t>否</w:t>
            </w:r>
          </w:p>
        </w:tc>
      </w:tr>
      <w:tr w:rsidR="005431B0" w14:paraId="12C97BF6" w14:textId="77777777">
        <w:trPr>
          <w:trHeight w:val="462"/>
          <w:jc w:val="center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CB91" w14:textId="77777777" w:rsidR="005431B0" w:rsidRDefault="00000000">
            <w:r>
              <w:t>2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5C94" w14:textId="77777777" w:rsidR="005431B0" w:rsidRDefault="00000000">
            <w:proofErr w:type="spellStart"/>
            <w:r>
              <w:t>user_name</w:t>
            </w:r>
            <w:proofErr w:type="spellEnd"/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90FB" w14:textId="77777777" w:rsidR="005431B0" w:rsidRDefault="00000000">
            <w:proofErr w:type="gramStart"/>
            <w:r>
              <w:t>String(</w:t>
            </w:r>
            <w:proofErr w:type="gramEnd"/>
            <w:r>
              <w:t>30)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A049" w14:textId="77777777" w:rsidR="005431B0" w:rsidRDefault="00000000">
            <w:r>
              <w:t>登录账号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DE5B6" w14:textId="77777777" w:rsidR="005431B0" w:rsidRDefault="00000000">
            <w:r>
              <w:t>非空，唯一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651E" w14:textId="77777777" w:rsidR="005431B0" w:rsidRDefault="00000000">
            <w:proofErr w:type="spellStart"/>
            <w:r>
              <w:t>sys_user.user_name</w:t>
            </w:r>
            <w:proofErr w:type="spellEnd"/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DD5E3" w14:textId="77777777" w:rsidR="005431B0" w:rsidRDefault="00000000">
            <w:r>
              <w:t>文本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42D3" w14:textId="77777777" w:rsidR="005431B0" w:rsidRDefault="00000000">
            <w:r>
              <w:t>是</w:t>
            </w:r>
          </w:p>
        </w:tc>
      </w:tr>
      <w:tr w:rsidR="005431B0" w14:paraId="40810066" w14:textId="77777777">
        <w:trPr>
          <w:trHeight w:val="477"/>
          <w:jc w:val="center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77EED" w14:textId="77777777" w:rsidR="005431B0" w:rsidRDefault="00000000">
            <w:r>
              <w:t>3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D47F9" w14:textId="77777777" w:rsidR="005431B0" w:rsidRDefault="00000000">
            <w:proofErr w:type="spellStart"/>
            <w:r>
              <w:t>nick_name</w:t>
            </w:r>
            <w:proofErr w:type="spellEnd"/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21A8" w14:textId="77777777" w:rsidR="005431B0" w:rsidRDefault="00000000">
            <w:proofErr w:type="gramStart"/>
            <w:r>
              <w:t>String(</w:t>
            </w:r>
            <w:proofErr w:type="gramEnd"/>
            <w:r>
              <w:t>30)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E9CD" w14:textId="77777777" w:rsidR="005431B0" w:rsidRDefault="00000000">
            <w:r>
              <w:t>姓名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800B0" w14:textId="77777777" w:rsidR="005431B0" w:rsidRDefault="00000000">
            <w:r>
              <w:t>非空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4803" w14:textId="77777777" w:rsidR="005431B0" w:rsidRDefault="00000000">
            <w:proofErr w:type="spellStart"/>
            <w:r>
              <w:t>sys_</w:t>
            </w:r>
            <w:proofErr w:type="gramStart"/>
            <w:r>
              <w:t>user.nick</w:t>
            </w:r>
            <w:proofErr w:type="gramEnd"/>
            <w:r>
              <w:t>_name</w:t>
            </w:r>
            <w:proofErr w:type="spellEnd"/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8078" w14:textId="77777777" w:rsidR="005431B0" w:rsidRDefault="00000000">
            <w:r>
              <w:t>文本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F4C4A" w14:textId="77777777" w:rsidR="005431B0" w:rsidRDefault="00000000">
            <w:r>
              <w:t>是</w:t>
            </w:r>
          </w:p>
        </w:tc>
      </w:tr>
      <w:tr w:rsidR="005431B0" w14:paraId="2B70AE87" w14:textId="77777777">
        <w:trPr>
          <w:trHeight w:val="481"/>
          <w:jc w:val="center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A4C6" w14:textId="77777777" w:rsidR="005431B0" w:rsidRDefault="00000000">
            <w:r>
              <w:t>4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1D5D" w14:textId="77777777" w:rsidR="005431B0" w:rsidRDefault="00000000">
            <w:r>
              <w:t>password</w:t>
            </w:r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6607" w14:textId="77777777" w:rsidR="005431B0" w:rsidRDefault="00000000">
            <w:proofErr w:type="gramStart"/>
            <w:r>
              <w:t>String(</w:t>
            </w:r>
            <w:proofErr w:type="gramEnd"/>
            <w:r>
              <w:t>100)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21474" w14:textId="77777777" w:rsidR="005431B0" w:rsidRDefault="00000000">
            <w:r>
              <w:t>密码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76E00" w14:textId="77777777" w:rsidR="005431B0" w:rsidRDefault="00000000">
            <w:r>
              <w:t>非空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B0E5" w14:textId="77777777" w:rsidR="005431B0" w:rsidRDefault="005431B0"/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1231" w14:textId="77777777" w:rsidR="005431B0" w:rsidRDefault="00000000">
            <w:r>
              <w:t>文本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A2D6" w14:textId="77777777" w:rsidR="005431B0" w:rsidRDefault="00000000">
            <w:r>
              <w:t>否</w:t>
            </w:r>
          </w:p>
        </w:tc>
      </w:tr>
      <w:tr w:rsidR="005431B0" w14:paraId="29AE5461" w14:textId="77777777">
        <w:trPr>
          <w:trHeight w:val="481"/>
          <w:jc w:val="center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DF0E" w14:textId="77777777" w:rsidR="005431B0" w:rsidRDefault="00000000">
            <w:r>
              <w:t>5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0AD5" w14:textId="77777777" w:rsidR="005431B0" w:rsidRDefault="00000000">
            <w:proofErr w:type="spellStart"/>
            <w:r>
              <w:t>dep_id</w:t>
            </w:r>
            <w:proofErr w:type="spellEnd"/>
          </w:p>
        </w:tc>
        <w:tc>
          <w:tcPr>
            <w:tcW w:w="1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52D7" w14:textId="77777777" w:rsidR="005431B0" w:rsidRDefault="00000000">
            <w:r>
              <w:t>Long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C432" w14:textId="77777777" w:rsidR="005431B0" w:rsidRDefault="00000000">
            <w:r>
              <w:t>部门</w:t>
            </w:r>
            <w:r>
              <w:t>/</w:t>
            </w:r>
            <w:r>
              <w:t>专业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6D95" w14:textId="77777777" w:rsidR="005431B0" w:rsidRDefault="00000000">
            <w:r>
              <w:t>非空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C88B" w14:textId="77777777" w:rsidR="005431B0" w:rsidRDefault="00000000">
            <w:r>
              <w:t>对应</w:t>
            </w:r>
            <w:proofErr w:type="spellStart"/>
            <w:r>
              <w:t>sys_user.dept_id</w:t>
            </w:r>
            <w:proofErr w:type="spellEnd"/>
            <w:r>
              <w:t>（</w:t>
            </w:r>
            <w:proofErr w:type="spellStart"/>
            <w:r>
              <w:t>sys_dept.dept_id</w:t>
            </w:r>
            <w:proofErr w:type="spellEnd"/>
            <w:r>
              <w:t>）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470C" w14:textId="77777777" w:rsidR="005431B0" w:rsidRDefault="00000000">
            <w:r>
              <w:t>部门选择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8D4D" w14:textId="77777777" w:rsidR="005431B0" w:rsidRDefault="00000000">
            <w:r>
              <w:t>是</w:t>
            </w:r>
          </w:p>
        </w:tc>
      </w:tr>
      <w:tr w:rsidR="005431B0" w14:paraId="46E41453" w14:textId="77777777">
        <w:trPr>
          <w:jc w:val="center"/>
        </w:trPr>
        <w:tc>
          <w:tcPr>
            <w:tcW w:w="795" w:type="dxa"/>
          </w:tcPr>
          <w:p w14:paraId="082B72DB" w14:textId="77777777" w:rsidR="005431B0" w:rsidRDefault="00000000">
            <w:r>
              <w:t>6</w:t>
            </w:r>
          </w:p>
        </w:tc>
        <w:tc>
          <w:tcPr>
            <w:tcW w:w="3548" w:type="dxa"/>
          </w:tcPr>
          <w:p w14:paraId="05E1F1A9" w14:textId="77777777" w:rsidR="005431B0" w:rsidRDefault="00000000">
            <w:proofErr w:type="spellStart"/>
            <w:r>
              <w:t>phonenumber</w:t>
            </w:r>
            <w:proofErr w:type="spellEnd"/>
          </w:p>
        </w:tc>
        <w:tc>
          <w:tcPr>
            <w:tcW w:w="3386" w:type="dxa"/>
          </w:tcPr>
          <w:p w14:paraId="4800996A" w14:textId="77777777" w:rsidR="005431B0" w:rsidRDefault="00000000">
            <w:proofErr w:type="gramStart"/>
            <w:r>
              <w:t>String(</w:t>
            </w:r>
            <w:proofErr w:type="gramEnd"/>
            <w:r>
              <w:t>11)</w:t>
            </w:r>
          </w:p>
        </w:tc>
        <w:tc>
          <w:tcPr>
            <w:tcW w:w="757" w:type="dxa"/>
          </w:tcPr>
          <w:p w14:paraId="5A0A5A1D" w14:textId="77777777" w:rsidR="005431B0" w:rsidRDefault="00000000">
            <w:r>
              <w:t>手机号</w:t>
            </w:r>
          </w:p>
        </w:tc>
        <w:tc>
          <w:tcPr>
            <w:tcW w:w="1156" w:type="dxa"/>
          </w:tcPr>
          <w:p w14:paraId="5A2FE5DF" w14:textId="77777777" w:rsidR="005431B0" w:rsidRDefault="005431B0"/>
        </w:tc>
        <w:tc>
          <w:tcPr>
            <w:tcW w:w="1730" w:type="dxa"/>
          </w:tcPr>
          <w:p w14:paraId="7A9285F5" w14:textId="77777777" w:rsidR="005431B0" w:rsidRDefault="005431B0"/>
        </w:tc>
        <w:tc>
          <w:tcPr>
            <w:tcW w:w="1181" w:type="dxa"/>
          </w:tcPr>
          <w:p w14:paraId="622A020F" w14:textId="77777777" w:rsidR="005431B0" w:rsidRDefault="00000000">
            <w:r>
              <w:t>文本</w:t>
            </w:r>
          </w:p>
        </w:tc>
        <w:tc>
          <w:tcPr>
            <w:tcW w:w="1605" w:type="dxa"/>
          </w:tcPr>
          <w:p w14:paraId="009DF59C" w14:textId="77777777" w:rsidR="005431B0" w:rsidRDefault="00000000">
            <w:r>
              <w:t>是</w:t>
            </w:r>
          </w:p>
        </w:tc>
      </w:tr>
      <w:tr w:rsidR="005431B0" w14:paraId="4BBA9F9B" w14:textId="77777777">
        <w:trPr>
          <w:jc w:val="center"/>
        </w:trPr>
        <w:tc>
          <w:tcPr>
            <w:tcW w:w="795" w:type="dxa"/>
          </w:tcPr>
          <w:p w14:paraId="36EC85E7" w14:textId="77777777" w:rsidR="005431B0" w:rsidRDefault="00000000">
            <w:r>
              <w:lastRenderedPageBreak/>
              <w:t>7</w:t>
            </w:r>
          </w:p>
        </w:tc>
        <w:tc>
          <w:tcPr>
            <w:tcW w:w="3548" w:type="dxa"/>
          </w:tcPr>
          <w:p w14:paraId="2AD9B461" w14:textId="77777777" w:rsidR="005431B0" w:rsidRDefault="00000000">
            <w:r>
              <w:t>email</w:t>
            </w:r>
          </w:p>
        </w:tc>
        <w:tc>
          <w:tcPr>
            <w:tcW w:w="3386" w:type="dxa"/>
          </w:tcPr>
          <w:p w14:paraId="7CE9AF52" w14:textId="77777777" w:rsidR="005431B0" w:rsidRDefault="00000000">
            <w:proofErr w:type="gramStart"/>
            <w:r>
              <w:t>String(</w:t>
            </w:r>
            <w:proofErr w:type="gramEnd"/>
            <w:r>
              <w:t>50)</w:t>
            </w:r>
          </w:p>
        </w:tc>
        <w:tc>
          <w:tcPr>
            <w:tcW w:w="757" w:type="dxa"/>
          </w:tcPr>
          <w:p w14:paraId="2BF7E4EF" w14:textId="77777777" w:rsidR="005431B0" w:rsidRDefault="00000000">
            <w:r>
              <w:t>邮箱</w:t>
            </w:r>
          </w:p>
        </w:tc>
        <w:tc>
          <w:tcPr>
            <w:tcW w:w="1156" w:type="dxa"/>
          </w:tcPr>
          <w:p w14:paraId="6016804F" w14:textId="77777777" w:rsidR="005431B0" w:rsidRDefault="005431B0"/>
        </w:tc>
        <w:tc>
          <w:tcPr>
            <w:tcW w:w="1730" w:type="dxa"/>
          </w:tcPr>
          <w:p w14:paraId="5A454E95" w14:textId="77777777" w:rsidR="005431B0" w:rsidRDefault="005431B0"/>
        </w:tc>
        <w:tc>
          <w:tcPr>
            <w:tcW w:w="1181" w:type="dxa"/>
          </w:tcPr>
          <w:p w14:paraId="2FE49BF2" w14:textId="77777777" w:rsidR="005431B0" w:rsidRDefault="00000000">
            <w:r>
              <w:t>文本</w:t>
            </w:r>
          </w:p>
        </w:tc>
        <w:tc>
          <w:tcPr>
            <w:tcW w:w="1605" w:type="dxa"/>
          </w:tcPr>
          <w:p w14:paraId="703F6961" w14:textId="77777777" w:rsidR="005431B0" w:rsidRDefault="00000000">
            <w:r>
              <w:t>是</w:t>
            </w:r>
          </w:p>
        </w:tc>
      </w:tr>
      <w:tr w:rsidR="005431B0" w14:paraId="58D07085" w14:textId="77777777">
        <w:trPr>
          <w:jc w:val="center"/>
        </w:trPr>
        <w:tc>
          <w:tcPr>
            <w:tcW w:w="795" w:type="dxa"/>
          </w:tcPr>
          <w:p w14:paraId="5189D067" w14:textId="77777777" w:rsidR="005431B0" w:rsidRDefault="00000000">
            <w:r>
              <w:t>8</w:t>
            </w:r>
          </w:p>
        </w:tc>
        <w:tc>
          <w:tcPr>
            <w:tcW w:w="3548" w:type="dxa"/>
          </w:tcPr>
          <w:p w14:paraId="2F0CEA1E" w14:textId="77777777" w:rsidR="005431B0" w:rsidRDefault="00000000">
            <w:r>
              <w:t>sex</w:t>
            </w:r>
          </w:p>
        </w:tc>
        <w:tc>
          <w:tcPr>
            <w:tcW w:w="3386" w:type="dxa"/>
          </w:tcPr>
          <w:p w14:paraId="1D7E4D8D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757" w:type="dxa"/>
          </w:tcPr>
          <w:p w14:paraId="1171ED19" w14:textId="77777777" w:rsidR="005431B0" w:rsidRDefault="00000000">
            <w:r>
              <w:t>性别</w:t>
            </w:r>
          </w:p>
        </w:tc>
        <w:tc>
          <w:tcPr>
            <w:tcW w:w="1156" w:type="dxa"/>
          </w:tcPr>
          <w:p w14:paraId="5AA18783" w14:textId="77777777" w:rsidR="005431B0" w:rsidRDefault="005431B0"/>
        </w:tc>
        <w:tc>
          <w:tcPr>
            <w:tcW w:w="1730" w:type="dxa"/>
          </w:tcPr>
          <w:p w14:paraId="01D8859C" w14:textId="77777777" w:rsidR="005431B0" w:rsidRDefault="00000000">
            <w:r>
              <w:t>0</w:t>
            </w:r>
            <w:r>
              <w:t>男</w:t>
            </w:r>
            <w:r>
              <w:t xml:space="preserve"> 1</w:t>
            </w:r>
            <w:r>
              <w:t>女</w:t>
            </w:r>
            <w:r>
              <w:t xml:space="preserve"> 2</w:t>
            </w:r>
            <w:r>
              <w:t>未知</w:t>
            </w:r>
          </w:p>
        </w:tc>
        <w:tc>
          <w:tcPr>
            <w:tcW w:w="1181" w:type="dxa"/>
          </w:tcPr>
          <w:p w14:paraId="6A8A5D0E" w14:textId="77777777" w:rsidR="005431B0" w:rsidRDefault="00000000">
            <w:r>
              <w:t>字典单选</w:t>
            </w:r>
          </w:p>
        </w:tc>
        <w:tc>
          <w:tcPr>
            <w:tcW w:w="1605" w:type="dxa"/>
          </w:tcPr>
          <w:p w14:paraId="5920C272" w14:textId="77777777" w:rsidR="005431B0" w:rsidRDefault="00000000">
            <w:r>
              <w:t>否</w:t>
            </w:r>
          </w:p>
        </w:tc>
      </w:tr>
      <w:tr w:rsidR="005431B0" w14:paraId="5033CB87" w14:textId="77777777">
        <w:trPr>
          <w:jc w:val="center"/>
        </w:trPr>
        <w:tc>
          <w:tcPr>
            <w:tcW w:w="795" w:type="dxa"/>
          </w:tcPr>
          <w:p w14:paraId="4F7987BD" w14:textId="77777777" w:rsidR="005431B0" w:rsidRDefault="00000000">
            <w:r>
              <w:t>9</w:t>
            </w:r>
          </w:p>
        </w:tc>
        <w:tc>
          <w:tcPr>
            <w:tcW w:w="3548" w:type="dxa"/>
          </w:tcPr>
          <w:p w14:paraId="04594D4F" w14:textId="77777777" w:rsidR="005431B0" w:rsidRDefault="00000000">
            <w:r>
              <w:t>status</w:t>
            </w:r>
          </w:p>
        </w:tc>
        <w:tc>
          <w:tcPr>
            <w:tcW w:w="3386" w:type="dxa"/>
          </w:tcPr>
          <w:p w14:paraId="70F77589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757" w:type="dxa"/>
          </w:tcPr>
          <w:p w14:paraId="6064FE8E" w14:textId="77777777" w:rsidR="005431B0" w:rsidRDefault="00000000">
            <w:r>
              <w:t>状态</w:t>
            </w:r>
          </w:p>
        </w:tc>
        <w:tc>
          <w:tcPr>
            <w:tcW w:w="1156" w:type="dxa"/>
          </w:tcPr>
          <w:p w14:paraId="1D867C1C" w14:textId="77777777" w:rsidR="005431B0" w:rsidRDefault="005431B0"/>
        </w:tc>
        <w:tc>
          <w:tcPr>
            <w:tcW w:w="1730" w:type="dxa"/>
          </w:tcPr>
          <w:p w14:paraId="4B53EE93" w14:textId="77777777" w:rsidR="005431B0" w:rsidRDefault="00000000">
            <w:r>
              <w:t>0</w:t>
            </w:r>
            <w:r>
              <w:t>停用</w:t>
            </w:r>
            <w:r>
              <w:t xml:space="preserve"> 1</w:t>
            </w:r>
            <w:r>
              <w:t>正常</w:t>
            </w:r>
          </w:p>
        </w:tc>
        <w:tc>
          <w:tcPr>
            <w:tcW w:w="1181" w:type="dxa"/>
          </w:tcPr>
          <w:p w14:paraId="6DF46447" w14:textId="77777777" w:rsidR="005431B0" w:rsidRDefault="00000000">
            <w:r>
              <w:t>字典单选</w:t>
            </w:r>
          </w:p>
        </w:tc>
        <w:tc>
          <w:tcPr>
            <w:tcW w:w="1605" w:type="dxa"/>
          </w:tcPr>
          <w:p w14:paraId="53B7E0B1" w14:textId="77777777" w:rsidR="005431B0" w:rsidRDefault="00000000">
            <w:r>
              <w:t>是</w:t>
            </w:r>
          </w:p>
        </w:tc>
      </w:tr>
      <w:tr w:rsidR="005431B0" w14:paraId="379AAEAC" w14:textId="77777777">
        <w:trPr>
          <w:jc w:val="center"/>
        </w:trPr>
        <w:tc>
          <w:tcPr>
            <w:tcW w:w="795" w:type="dxa"/>
          </w:tcPr>
          <w:p w14:paraId="6E13E317" w14:textId="77777777" w:rsidR="005431B0" w:rsidRDefault="00000000">
            <w:r>
              <w:t>10</w:t>
            </w:r>
          </w:p>
        </w:tc>
        <w:tc>
          <w:tcPr>
            <w:tcW w:w="3548" w:type="dxa"/>
          </w:tcPr>
          <w:p w14:paraId="0BFBDC86" w14:textId="77777777" w:rsidR="005431B0" w:rsidRDefault="00000000">
            <w:proofErr w:type="spellStart"/>
            <w:r>
              <w:t>login_ip</w:t>
            </w:r>
            <w:proofErr w:type="spellEnd"/>
          </w:p>
        </w:tc>
        <w:tc>
          <w:tcPr>
            <w:tcW w:w="3386" w:type="dxa"/>
          </w:tcPr>
          <w:p w14:paraId="5847BB33" w14:textId="77777777" w:rsidR="005431B0" w:rsidRDefault="00000000">
            <w:proofErr w:type="gramStart"/>
            <w:r>
              <w:t>String(</w:t>
            </w:r>
            <w:proofErr w:type="gramEnd"/>
            <w:r>
              <w:t>128)</w:t>
            </w:r>
          </w:p>
        </w:tc>
        <w:tc>
          <w:tcPr>
            <w:tcW w:w="757" w:type="dxa"/>
          </w:tcPr>
          <w:p w14:paraId="52E5680C" w14:textId="77777777" w:rsidR="005431B0" w:rsidRDefault="00000000">
            <w:r>
              <w:t>最后登录</w:t>
            </w:r>
            <w:r>
              <w:t>IP</w:t>
            </w:r>
          </w:p>
        </w:tc>
        <w:tc>
          <w:tcPr>
            <w:tcW w:w="1156" w:type="dxa"/>
          </w:tcPr>
          <w:p w14:paraId="45D56A01" w14:textId="77777777" w:rsidR="005431B0" w:rsidRDefault="005431B0"/>
        </w:tc>
        <w:tc>
          <w:tcPr>
            <w:tcW w:w="1730" w:type="dxa"/>
          </w:tcPr>
          <w:p w14:paraId="27507371" w14:textId="77777777" w:rsidR="005431B0" w:rsidRDefault="005431B0"/>
        </w:tc>
        <w:tc>
          <w:tcPr>
            <w:tcW w:w="1181" w:type="dxa"/>
          </w:tcPr>
          <w:p w14:paraId="5469900A" w14:textId="77777777" w:rsidR="005431B0" w:rsidRDefault="00000000">
            <w:r>
              <w:t>文本</w:t>
            </w:r>
          </w:p>
        </w:tc>
        <w:tc>
          <w:tcPr>
            <w:tcW w:w="1605" w:type="dxa"/>
          </w:tcPr>
          <w:p w14:paraId="70C7AF3D" w14:textId="77777777" w:rsidR="005431B0" w:rsidRDefault="00000000">
            <w:r>
              <w:t>否</w:t>
            </w:r>
          </w:p>
        </w:tc>
      </w:tr>
      <w:tr w:rsidR="005431B0" w14:paraId="02992786" w14:textId="77777777">
        <w:trPr>
          <w:jc w:val="center"/>
        </w:trPr>
        <w:tc>
          <w:tcPr>
            <w:tcW w:w="795" w:type="dxa"/>
          </w:tcPr>
          <w:p w14:paraId="442BCB89" w14:textId="77777777" w:rsidR="005431B0" w:rsidRDefault="00000000">
            <w:r>
              <w:t>11</w:t>
            </w:r>
          </w:p>
        </w:tc>
        <w:tc>
          <w:tcPr>
            <w:tcW w:w="3548" w:type="dxa"/>
          </w:tcPr>
          <w:p w14:paraId="5F2C1272" w14:textId="77777777" w:rsidR="005431B0" w:rsidRDefault="00000000">
            <w:proofErr w:type="spellStart"/>
            <w:r>
              <w:t>login_date</w:t>
            </w:r>
            <w:proofErr w:type="spellEnd"/>
          </w:p>
        </w:tc>
        <w:tc>
          <w:tcPr>
            <w:tcW w:w="3386" w:type="dxa"/>
          </w:tcPr>
          <w:p w14:paraId="38CC8AC9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757" w:type="dxa"/>
          </w:tcPr>
          <w:p w14:paraId="19F52607" w14:textId="77777777" w:rsidR="005431B0" w:rsidRDefault="00000000">
            <w:r>
              <w:t>最后登录时间</w:t>
            </w:r>
          </w:p>
        </w:tc>
        <w:tc>
          <w:tcPr>
            <w:tcW w:w="1156" w:type="dxa"/>
          </w:tcPr>
          <w:p w14:paraId="6CC08852" w14:textId="77777777" w:rsidR="005431B0" w:rsidRDefault="005431B0"/>
        </w:tc>
        <w:tc>
          <w:tcPr>
            <w:tcW w:w="1730" w:type="dxa"/>
          </w:tcPr>
          <w:p w14:paraId="313AB151" w14:textId="77777777" w:rsidR="005431B0" w:rsidRDefault="005431B0"/>
        </w:tc>
        <w:tc>
          <w:tcPr>
            <w:tcW w:w="1181" w:type="dxa"/>
          </w:tcPr>
          <w:p w14:paraId="33B15043" w14:textId="77777777" w:rsidR="005431B0" w:rsidRDefault="00000000">
            <w:r>
              <w:t>日期时间</w:t>
            </w:r>
          </w:p>
        </w:tc>
        <w:tc>
          <w:tcPr>
            <w:tcW w:w="1605" w:type="dxa"/>
          </w:tcPr>
          <w:p w14:paraId="3460DA08" w14:textId="77777777" w:rsidR="005431B0" w:rsidRDefault="00000000">
            <w:r>
              <w:t>否</w:t>
            </w:r>
          </w:p>
        </w:tc>
      </w:tr>
      <w:tr w:rsidR="005431B0" w14:paraId="666133FA" w14:textId="77777777">
        <w:trPr>
          <w:jc w:val="center"/>
        </w:trPr>
        <w:tc>
          <w:tcPr>
            <w:tcW w:w="795" w:type="dxa"/>
          </w:tcPr>
          <w:p w14:paraId="488DDF26" w14:textId="77777777" w:rsidR="005431B0" w:rsidRDefault="00000000">
            <w:r>
              <w:t>12</w:t>
            </w:r>
          </w:p>
        </w:tc>
        <w:tc>
          <w:tcPr>
            <w:tcW w:w="3548" w:type="dxa"/>
          </w:tcPr>
          <w:p w14:paraId="05B699BD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3386" w:type="dxa"/>
          </w:tcPr>
          <w:p w14:paraId="4934A57A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757" w:type="dxa"/>
          </w:tcPr>
          <w:p w14:paraId="03BD0D8B" w14:textId="77777777" w:rsidR="005431B0" w:rsidRDefault="00000000">
            <w:r>
              <w:t>创建人</w:t>
            </w:r>
          </w:p>
        </w:tc>
        <w:tc>
          <w:tcPr>
            <w:tcW w:w="1156" w:type="dxa"/>
          </w:tcPr>
          <w:p w14:paraId="06BD4745" w14:textId="77777777" w:rsidR="005431B0" w:rsidRDefault="005431B0"/>
        </w:tc>
        <w:tc>
          <w:tcPr>
            <w:tcW w:w="1730" w:type="dxa"/>
          </w:tcPr>
          <w:p w14:paraId="2663D744" w14:textId="77777777" w:rsidR="005431B0" w:rsidRDefault="005431B0"/>
        </w:tc>
        <w:tc>
          <w:tcPr>
            <w:tcW w:w="1181" w:type="dxa"/>
          </w:tcPr>
          <w:p w14:paraId="5F462431" w14:textId="77777777" w:rsidR="005431B0" w:rsidRDefault="00000000">
            <w:r>
              <w:t>文本</w:t>
            </w:r>
          </w:p>
        </w:tc>
        <w:tc>
          <w:tcPr>
            <w:tcW w:w="1605" w:type="dxa"/>
          </w:tcPr>
          <w:p w14:paraId="20E7597F" w14:textId="77777777" w:rsidR="005431B0" w:rsidRDefault="00000000">
            <w:r>
              <w:t>否</w:t>
            </w:r>
          </w:p>
        </w:tc>
      </w:tr>
      <w:tr w:rsidR="005431B0" w14:paraId="0C20A9BC" w14:textId="77777777">
        <w:trPr>
          <w:jc w:val="center"/>
        </w:trPr>
        <w:tc>
          <w:tcPr>
            <w:tcW w:w="795" w:type="dxa"/>
          </w:tcPr>
          <w:p w14:paraId="3A13EBAA" w14:textId="77777777" w:rsidR="005431B0" w:rsidRDefault="00000000">
            <w:r>
              <w:t>13</w:t>
            </w:r>
          </w:p>
        </w:tc>
        <w:tc>
          <w:tcPr>
            <w:tcW w:w="3548" w:type="dxa"/>
          </w:tcPr>
          <w:p w14:paraId="2944BD8A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3386" w:type="dxa"/>
          </w:tcPr>
          <w:p w14:paraId="4D28165F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757" w:type="dxa"/>
          </w:tcPr>
          <w:p w14:paraId="15EF200B" w14:textId="77777777" w:rsidR="005431B0" w:rsidRDefault="00000000">
            <w:r>
              <w:t>创建时间</w:t>
            </w:r>
          </w:p>
        </w:tc>
        <w:tc>
          <w:tcPr>
            <w:tcW w:w="1156" w:type="dxa"/>
          </w:tcPr>
          <w:p w14:paraId="11ACFE32" w14:textId="77777777" w:rsidR="005431B0" w:rsidRDefault="005431B0"/>
        </w:tc>
        <w:tc>
          <w:tcPr>
            <w:tcW w:w="1730" w:type="dxa"/>
          </w:tcPr>
          <w:p w14:paraId="34A0807B" w14:textId="77777777" w:rsidR="005431B0" w:rsidRDefault="005431B0"/>
        </w:tc>
        <w:tc>
          <w:tcPr>
            <w:tcW w:w="1181" w:type="dxa"/>
          </w:tcPr>
          <w:p w14:paraId="0C6DD0FE" w14:textId="77777777" w:rsidR="005431B0" w:rsidRDefault="00000000">
            <w:r>
              <w:t>日期时间</w:t>
            </w:r>
          </w:p>
        </w:tc>
        <w:tc>
          <w:tcPr>
            <w:tcW w:w="1605" w:type="dxa"/>
          </w:tcPr>
          <w:p w14:paraId="6BF75FBC" w14:textId="77777777" w:rsidR="005431B0" w:rsidRDefault="00000000">
            <w:r>
              <w:t>否</w:t>
            </w:r>
          </w:p>
        </w:tc>
      </w:tr>
      <w:tr w:rsidR="005431B0" w14:paraId="1465512B" w14:textId="77777777">
        <w:trPr>
          <w:jc w:val="center"/>
        </w:trPr>
        <w:tc>
          <w:tcPr>
            <w:tcW w:w="795" w:type="dxa"/>
          </w:tcPr>
          <w:p w14:paraId="5C1C3D47" w14:textId="77777777" w:rsidR="005431B0" w:rsidRDefault="00000000">
            <w:r>
              <w:t>14</w:t>
            </w:r>
          </w:p>
        </w:tc>
        <w:tc>
          <w:tcPr>
            <w:tcW w:w="3548" w:type="dxa"/>
          </w:tcPr>
          <w:p w14:paraId="4267BE89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3386" w:type="dxa"/>
          </w:tcPr>
          <w:p w14:paraId="21055D45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757" w:type="dxa"/>
          </w:tcPr>
          <w:p w14:paraId="65D7EF30" w14:textId="77777777" w:rsidR="005431B0" w:rsidRDefault="00000000">
            <w:r>
              <w:t>更新人</w:t>
            </w:r>
          </w:p>
        </w:tc>
        <w:tc>
          <w:tcPr>
            <w:tcW w:w="1156" w:type="dxa"/>
          </w:tcPr>
          <w:p w14:paraId="27FFFD73" w14:textId="77777777" w:rsidR="005431B0" w:rsidRDefault="005431B0"/>
        </w:tc>
        <w:tc>
          <w:tcPr>
            <w:tcW w:w="1730" w:type="dxa"/>
          </w:tcPr>
          <w:p w14:paraId="22AAE5AB" w14:textId="77777777" w:rsidR="005431B0" w:rsidRDefault="005431B0"/>
        </w:tc>
        <w:tc>
          <w:tcPr>
            <w:tcW w:w="1181" w:type="dxa"/>
          </w:tcPr>
          <w:p w14:paraId="11399024" w14:textId="77777777" w:rsidR="005431B0" w:rsidRDefault="00000000">
            <w:r>
              <w:t>文本</w:t>
            </w:r>
          </w:p>
        </w:tc>
        <w:tc>
          <w:tcPr>
            <w:tcW w:w="1605" w:type="dxa"/>
          </w:tcPr>
          <w:p w14:paraId="685B5F56" w14:textId="77777777" w:rsidR="005431B0" w:rsidRDefault="00000000">
            <w:r>
              <w:t>否</w:t>
            </w:r>
          </w:p>
        </w:tc>
      </w:tr>
      <w:tr w:rsidR="005431B0" w14:paraId="23E33D9F" w14:textId="77777777">
        <w:trPr>
          <w:jc w:val="center"/>
        </w:trPr>
        <w:tc>
          <w:tcPr>
            <w:tcW w:w="795" w:type="dxa"/>
          </w:tcPr>
          <w:p w14:paraId="0DE799D1" w14:textId="77777777" w:rsidR="005431B0" w:rsidRDefault="00000000">
            <w:r>
              <w:t>15</w:t>
            </w:r>
          </w:p>
        </w:tc>
        <w:tc>
          <w:tcPr>
            <w:tcW w:w="3548" w:type="dxa"/>
          </w:tcPr>
          <w:p w14:paraId="0904AD70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3386" w:type="dxa"/>
          </w:tcPr>
          <w:p w14:paraId="137E523E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757" w:type="dxa"/>
          </w:tcPr>
          <w:p w14:paraId="7025E2F9" w14:textId="77777777" w:rsidR="005431B0" w:rsidRDefault="00000000">
            <w:r>
              <w:t>更新时间</w:t>
            </w:r>
          </w:p>
        </w:tc>
        <w:tc>
          <w:tcPr>
            <w:tcW w:w="1156" w:type="dxa"/>
          </w:tcPr>
          <w:p w14:paraId="78814B1D" w14:textId="77777777" w:rsidR="005431B0" w:rsidRDefault="005431B0"/>
        </w:tc>
        <w:tc>
          <w:tcPr>
            <w:tcW w:w="1730" w:type="dxa"/>
          </w:tcPr>
          <w:p w14:paraId="132B7DAA" w14:textId="77777777" w:rsidR="005431B0" w:rsidRDefault="005431B0"/>
        </w:tc>
        <w:tc>
          <w:tcPr>
            <w:tcW w:w="1181" w:type="dxa"/>
          </w:tcPr>
          <w:p w14:paraId="0680AC6B" w14:textId="77777777" w:rsidR="005431B0" w:rsidRDefault="00000000">
            <w:r>
              <w:t>日期时间</w:t>
            </w:r>
          </w:p>
        </w:tc>
        <w:tc>
          <w:tcPr>
            <w:tcW w:w="1605" w:type="dxa"/>
          </w:tcPr>
          <w:p w14:paraId="11632731" w14:textId="77777777" w:rsidR="005431B0" w:rsidRDefault="00000000">
            <w:r>
              <w:t>否</w:t>
            </w:r>
          </w:p>
        </w:tc>
      </w:tr>
      <w:tr w:rsidR="005431B0" w14:paraId="2FBB43EF" w14:textId="77777777">
        <w:trPr>
          <w:jc w:val="center"/>
        </w:trPr>
        <w:tc>
          <w:tcPr>
            <w:tcW w:w="795" w:type="dxa"/>
          </w:tcPr>
          <w:p w14:paraId="5FBFC6CA" w14:textId="77777777" w:rsidR="005431B0" w:rsidRDefault="00000000">
            <w:r>
              <w:t>16</w:t>
            </w:r>
          </w:p>
        </w:tc>
        <w:tc>
          <w:tcPr>
            <w:tcW w:w="3548" w:type="dxa"/>
          </w:tcPr>
          <w:p w14:paraId="5B3A1EE7" w14:textId="77777777" w:rsidR="005431B0" w:rsidRDefault="00000000">
            <w:r>
              <w:t>remark</w:t>
            </w:r>
          </w:p>
        </w:tc>
        <w:tc>
          <w:tcPr>
            <w:tcW w:w="3386" w:type="dxa"/>
          </w:tcPr>
          <w:p w14:paraId="5FC076DB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757" w:type="dxa"/>
          </w:tcPr>
          <w:p w14:paraId="759CA1D2" w14:textId="77777777" w:rsidR="005431B0" w:rsidRDefault="00000000">
            <w:r>
              <w:t>备注</w:t>
            </w:r>
          </w:p>
        </w:tc>
        <w:tc>
          <w:tcPr>
            <w:tcW w:w="1156" w:type="dxa"/>
          </w:tcPr>
          <w:p w14:paraId="14F8F592" w14:textId="77777777" w:rsidR="005431B0" w:rsidRDefault="005431B0"/>
        </w:tc>
        <w:tc>
          <w:tcPr>
            <w:tcW w:w="1730" w:type="dxa"/>
          </w:tcPr>
          <w:p w14:paraId="2DF19451" w14:textId="77777777" w:rsidR="005431B0" w:rsidRDefault="005431B0"/>
        </w:tc>
        <w:tc>
          <w:tcPr>
            <w:tcW w:w="1181" w:type="dxa"/>
          </w:tcPr>
          <w:p w14:paraId="27D3BCB2" w14:textId="77777777" w:rsidR="005431B0" w:rsidRDefault="00000000">
            <w:r>
              <w:t>多行文本</w:t>
            </w:r>
          </w:p>
        </w:tc>
        <w:tc>
          <w:tcPr>
            <w:tcW w:w="1605" w:type="dxa"/>
          </w:tcPr>
          <w:p w14:paraId="00FAC745" w14:textId="77777777" w:rsidR="005431B0" w:rsidRDefault="00000000">
            <w:r>
              <w:t>否</w:t>
            </w:r>
          </w:p>
        </w:tc>
      </w:tr>
      <w:tr w:rsidR="005431B0" w14:paraId="4E012874" w14:textId="77777777">
        <w:trPr>
          <w:jc w:val="center"/>
        </w:trPr>
        <w:tc>
          <w:tcPr>
            <w:tcW w:w="795" w:type="dxa"/>
          </w:tcPr>
          <w:p w14:paraId="3E2A0590" w14:textId="77777777" w:rsidR="005431B0" w:rsidRDefault="00000000">
            <w:r>
              <w:t>17</w:t>
            </w:r>
          </w:p>
        </w:tc>
        <w:tc>
          <w:tcPr>
            <w:tcW w:w="3548" w:type="dxa"/>
          </w:tcPr>
          <w:p w14:paraId="6D242D34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3386" w:type="dxa"/>
          </w:tcPr>
          <w:p w14:paraId="1FE71BC7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757" w:type="dxa"/>
          </w:tcPr>
          <w:p w14:paraId="00216CC0" w14:textId="77777777" w:rsidR="005431B0" w:rsidRDefault="00000000">
            <w:r>
              <w:t>删除标记</w:t>
            </w:r>
          </w:p>
        </w:tc>
        <w:tc>
          <w:tcPr>
            <w:tcW w:w="1156" w:type="dxa"/>
          </w:tcPr>
          <w:p w14:paraId="1D55B1DB" w14:textId="77777777" w:rsidR="005431B0" w:rsidRDefault="005431B0"/>
        </w:tc>
        <w:tc>
          <w:tcPr>
            <w:tcW w:w="1730" w:type="dxa"/>
          </w:tcPr>
          <w:p w14:paraId="7B94E98F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1181" w:type="dxa"/>
          </w:tcPr>
          <w:p w14:paraId="1AD11AB9" w14:textId="77777777" w:rsidR="005431B0" w:rsidRDefault="00000000">
            <w:r>
              <w:t>字典单选</w:t>
            </w:r>
          </w:p>
        </w:tc>
        <w:tc>
          <w:tcPr>
            <w:tcW w:w="1605" w:type="dxa"/>
          </w:tcPr>
          <w:p w14:paraId="62FAE3C7" w14:textId="77777777" w:rsidR="005431B0" w:rsidRDefault="00000000">
            <w:r>
              <w:t>否</w:t>
            </w:r>
          </w:p>
        </w:tc>
      </w:tr>
    </w:tbl>
    <w:p w14:paraId="60042606" w14:textId="77777777" w:rsidR="005431B0" w:rsidRDefault="005431B0">
      <w:pPr>
        <w:rPr>
          <w:rFonts w:ascii="宋体" w:eastAsia="宋体" w:hAnsi="宋体" w:cs="宋体" w:hint="eastAsia"/>
          <w:sz w:val="32"/>
          <w:szCs w:val="32"/>
        </w:rPr>
      </w:pPr>
    </w:p>
    <w:p w14:paraId="4AF55849" w14:textId="77777777" w:rsidR="005431B0" w:rsidRDefault="005431B0">
      <w:pPr>
        <w:rPr>
          <w:rFonts w:ascii="宋体" w:eastAsia="宋体" w:hAnsi="宋体" w:cs="宋体" w:hint="eastAsia"/>
          <w:sz w:val="32"/>
          <w:szCs w:val="32"/>
        </w:rPr>
      </w:pPr>
    </w:p>
    <w:p w14:paraId="1E1043B6" w14:textId="77777777" w:rsidR="005431B0" w:rsidRDefault="005431B0">
      <w:pPr>
        <w:rPr>
          <w:rFonts w:ascii="宋体" w:eastAsia="宋体" w:hAnsi="宋体" w:cs="宋体" w:hint="eastAsia"/>
          <w:sz w:val="32"/>
          <w:szCs w:val="32"/>
        </w:rPr>
      </w:pPr>
    </w:p>
    <w:p w14:paraId="0195807D" w14:textId="77777777" w:rsidR="005431B0" w:rsidRDefault="005431B0">
      <w:pPr>
        <w:rPr>
          <w:rFonts w:ascii="宋体" w:eastAsia="宋体" w:hAnsi="宋体" w:cs="宋体" w:hint="eastAsia"/>
          <w:sz w:val="32"/>
          <w:szCs w:val="32"/>
        </w:rPr>
      </w:pPr>
    </w:p>
    <w:p w14:paraId="3DDACB9F" w14:textId="77777777" w:rsidR="005431B0" w:rsidRDefault="005431B0">
      <w:pPr>
        <w:rPr>
          <w:rFonts w:ascii="宋体" w:eastAsia="宋体" w:hAnsi="宋体" w:cs="宋体" w:hint="eastAsia"/>
          <w:sz w:val="32"/>
          <w:szCs w:val="32"/>
        </w:rPr>
      </w:pPr>
    </w:p>
    <w:p w14:paraId="75FB4B0E" w14:textId="77777777" w:rsidR="005431B0" w:rsidRDefault="005431B0">
      <w:pPr>
        <w:rPr>
          <w:rFonts w:ascii="宋体" w:eastAsia="宋体" w:hAnsi="宋体" w:cs="宋体" w:hint="eastAsia"/>
          <w:sz w:val="32"/>
          <w:szCs w:val="32"/>
        </w:rPr>
      </w:pPr>
    </w:p>
    <w:p w14:paraId="49FCCBCE" w14:textId="77777777" w:rsidR="005431B0" w:rsidRDefault="005431B0">
      <w:pPr>
        <w:rPr>
          <w:rFonts w:ascii="宋体" w:eastAsia="宋体" w:hAnsi="宋体" w:cs="宋体" w:hint="eastAsia"/>
          <w:sz w:val="32"/>
          <w:szCs w:val="32"/>
        </w:rPr>
      </w:pPr>
    </w:p>
    <w:p w14:paraId="4FE123FA" w14:textId="77777777" w:rsidR="005431B0" w:rsidRDefault="00000000">
      <w:pPr>
        <w:rPr>
          <w:rFonts w:ascii="宋体" w:eastAsia="宋体" w:hAnsi="宋体" w:cs="宋体" w:hint="eastAsia"/>
          <w:sz w:val="32"/>
          <w:szCs w:val="32"/>
          <w:lang w:eastAsia="zh"/>
        </w:rPr>
      </w:pPr>
      <w:r>
        <w:rPr>
          <w:rFonts w:ascii="宋体" w:eastAsia="宋体" w:hAnsi="宋体" w:cs="宋体" w:hint="eastAsia"/>
          <w:sz w:val="32"/>
          <w:szCs w:val="32"/>
          <w:lang w:eastAsia="zh"/>
        </w:rPr>
        <w:t>学生表</w:t>
      </w:r>
    </w:p>
    <w:p w14:paraId="345909EE" w14:textId="77777777" w:rsidR="005431B0" w:rsidRDefault="005431B0">
      <w:pPr>
        <w:rPr>
          <w:rFonts w:ascii="宋体" w:eastAsia="宋体" w:hAnsi="宋体" w:cs="宋体" w:hint="eastAsia"/>
          <w:sz w:val="32"/>
          <w:szCs w:val="32"/>
          <w:lang w:eastAsia="zh"/>
        </w:rPr>
      </w:pPr>
    </w:p>
    <w:tbl>
      <w:tblPr>
        <w:tblW w:w="50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095" w:author="SQ C" w:date="2026-01-30T20:49:00Z" w16du:dateUtc="2026-01-30T12:49:00Z">
          <w:tblPr>
            <w:tblW w:w="5001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03"/>
        <w:gridCol w:w="2955"/>
        <w:gridCol w:w="2355"/>
        <w:gridCol w:w="759"/>
        <w:gridCol w:w="957"/>
        <w:gridCol w:w="2760"/>
        <w:gridCol w:w="1434"/>
        <w:gridCol w:w="1828"/>
        <w:tblGridChange w:id="1096">
          <w:tblGrid>
            <w:gridCol w:w="113"/>
            <w:gridCol w:w="806"/>
            <w:gridCol w:w="97"/>
            <w:gridCol w:w="2906"/>
            <w:gridCol w:w="49"/>
            <w:gridCol w:w="2344"/>
            <w:gridCol w:w="11"/>
            <w:gridCol w:w="759"/>
            <w:gridCol w:w="1"/>
            <w:gridCol w:w="956"/>
            <w:gridCol w:w="17"/>
            <w:gridCol w:w="2743"/>
            <w:gridCol w:w="61"/>
            <w:gridCol w:w="1373"/>
            <w:gridCol w:w="84"/>
            <w:gridCol w:w="1744"/>
            <w:gridCol w:w="113"/>
          </w:tblGrid>
        </w:tblGridChange>
      </w:tblGrid>
      <w:tr w:rsidR="005431B0" w14:paraId="18716AFE" w14:textId="77777777" w:rsidTr="0095542F">
        <w:trPr>
          <w:trHeight w:val="462"/>
          <w:jc w:val="center"/>
          <w:trPrChange w:id="1097" w:author="SQ C" w:date="2026-01-30T20:49:00Z" w16du:dateUtc="2026-01-30T12:49:00Z">
            <w:trPr>
              <w:trHeight w:val="462"/>
              <w:jc w:val="center"/>
            </w:trPr>
          </w:trPrChange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98" w:author="SQ C" w:date="2026-01-30T20:49:00Z" w16du:dateUtc="2026-01-30T12:49:00Z">
              <w:tcPr>
                <w:tcW w:w="3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A2E4FE7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实体名称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99" w:author="SQ C" w:date="2026-01-30T20:49:00Z" w16du:dateUtc="2026-01-30T12:49:00Z">
              <w:tcPr>
                <w:tcW w:w="10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D79B7D8" w14:textId="77777777" w:rsidR="005431B0" w:rsidRDefault="00000000">
            <w:r>
              <w:t>Student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00" w:author="SQ C" w:date="2026-01-30T20:49:00Z" w16du:dateUtc="2026-01-30T12:49:00Z">
              <w:tcPr>
                <w:tcW w:w="84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C1A5F23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01" w:author="SQ C" w:date="2026-01-30T20:49:00Z" w16du:dateUtc="2026-01-30T12:49:00Z">
              <w:tcPr>
                <w:tcW w:w="27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18E9ACE" w14:textId="77777777" w:rsidR="005431B0" w:rsidRDefault="00000000">
            <w:r>
              <w:t>学生信息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02" w:author="SQ C" w:date="2026-01-30T20:49:00Z" w16du:dateUtc="2026-01-30T12:49:00Z">
              <w:tcPr>
                <w:tcW w:w="3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4BAEDC6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03" w:author="SQ C" w:date="2026-01-30T20:49:00Z" w16du:dateUtc="2026-01-30T12:49:00Z">
              <w:tcPr>
                <w:tcW w:w="98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6D5B9A9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学生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04" w:author="SQ C" w:date="2026-01-30T20:49:00Z" w16du:dateUtc="2026-01-30T12:49:00Z">
              <w:tcPr>
                <w:tcW w:w="51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4CDA01F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05" w:author="SQ C" w:date="2026-01-30T20:49:00Z" w16du:dateUtc="2026-01-30T12:49:00Z">
              <w:tcPr>
                <w:tcW w:w="6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4CD5430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62253625" w14:textId="77777777" w:rsidTr="0095542F">
        <w:trPr>
          <w:trHeight w:val="462"/>
          <w:jc w:val="center"/>
          <w:trPrChange w:id="1106" w:author="SQ C" w:date="2026-01-30T20:49:00Z" w16du:dateUtc="2026-01-30T12:49:00Z">
            <w:trPr>
              <w:trHeight w:val="462"/>
              <w:jc w:val="center"/>
            </w:trPr>
          </w:trPrChange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07" w:author="SQ C" w:date="2026-01-30T20:49:00Z" w16du:dateUtc="2026-01-30T12:49:00Z">
              <w:tcPr>
                <w:tcW w:w="3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A401694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字段编号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08" w:author="SQ C" w:date="2026-01-30T20:49:00Z" w16du:dateUtc="2026-01-30T12:49:00Z">
              <w:tcPr>
                <w:tcW w:w="10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367B7DA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字段名称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09" w:author="SQ C" w:date="2026-01-30T20:49:00Z" w16du:dateUtc="2026-01-30T12:49:00Z">
              <w:tcPr>
                <w:tcW w:w="84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BF34631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10" w:author="SQ C" w:date="2026-01-30T20:49:00Z" w16du:dateUtc="2026-01-30T12:49:00Z">
              <w:tcPr>
                <w:tcW w:w="27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B23867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11" w:author="SQ C" w:date="2026-01-30T20:49:00Z" w16du:dateUtc="2026-01-30T12:49:00Z">
              <w:tcPr>
                <w:tcW w:w="3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91AA8CC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约束关系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12" w:author="SQ C" w:date="2026-01-30T20:49:00Z" w16du:dateUtc="2026-01-30T12:49:00Z">
              <w:tcPr>
                <w:tcW w:w="98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41B2B26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备注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13" w:author="SQ C" w:date="2026-01-30T20:49:00Z" w16du:dateUtc="2026-01-30T12:49:00Z">
              <w:tcPr>
                <w:tcW w:w="51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5A8865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14" w:author="SQ C" w:date="2026-01-30T20:49:00Z" w16du:dateUtc="2026-01-30T12:49:00Z">
              <w:tcPr>
                <w:tcW w:w="6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2BCCA43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443A2FBD" w14:textId="77777777" w:rsidTr="0095542F">
        <w:trPr>
          <w:trHeight w:val="462"/>
          <w:jc w:val="center"/>
          <w:trPrChange w:id="1115" w:author="SQ C" w:date="2026-01-30T20:49:00Z" w16du:dateUtc="2026-01-30T12:49:00Z">
            <w:trPr>
              <w:trHeight w:val="462"/>
              <w:jc w:val="center"/>
            </w:trPr>
          </w:trPrChange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16" w:author="SQ C" w:date="2026-01-30T20:49:00Z" w16du:dateUtc="2026-01-30T12:49:00Z">
              <w:tcPr>
                <w:tcW w:w="3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04066A8" w14:textId="77777777" w:rsidR="005431B0" w:rsidRDefault="00000000">
            <w:r>
              <w:t>1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17" w:author="SQ C" w:date="2026-01-30T20:49:00Z" w16du:dateUtc="2026-01-30T12:49:00Z">
              <w:tcPr>
                <w:tcW w:w="10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1AF01D8" w14:textId="77777777" w:rsidR="005431B0" w:rsidRDefault="00000000">
            <w:proofErr w:type="spellStart"/>
            <w:r>
              <w:t>student_id</w:t>
            </w:r>
            <w:proofErr w:type="spellEnd"/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18" w:author="SQ C" w:date="2026-01-30T20:49:00Z" w16du:dateUtc="2026-01-30T12:49:00Z">
              <w:tcPr>
                <w:tcW w:w="84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1E66189" w14:textId="77777777" w:rsidR="005431B0" w:rsidRDefault="00000000">
            <w:r>
              <w:t>Long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19" w:author="SQ C" w:date="2026-01-30T20:49:00Z" w16du:dateUtc="2026-01-30T12:49:00Z">
              <w:tcPr>
                <w:tcW w:w="27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E3882BC" w14:textId="77777777" w:rsidR="005431B0" w:rsidRDefault="00000000">
            <w:r>
              <w:t>学生</w:t>
            </w:r>
            <w:r>
              <w:t>ID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20" w:author="SQ C" w:date="2026-01-30T20:49:00Z" w16du:dateUtc="2026-01-30T12:49:00Z">
              <w:tcPr>
                <w:tcW w:w="3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8FC5F76" w14:textId="77777777" w:rsidR="005431B0" w:rsidRDefault="00000000">
            <w:r>
              <w:t>唯一</w:t>
            </w:r>
            <w:r>
              <w:t>,</w:t>
            </w:r>
            <w:r>
              <w:t>非空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21" w:author="SQ C" w:date="2026-01-30T20:49:00Z" w16du:dateUtc="2026-01-30T12:49:00Z">
              <w:tcPr>
                <w:tcW w:w="98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4E6DA67" w14:textId="77777777" w:rsidR="005431B0" w:rsidRDefault="00000000">
            <w:r>
              <w:t>内部主键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22" w:author="SQ C" w:date="2026-01-30T20:49:00Z" w16du:dateUtc="2026-01-30T12:49:00Z">
              <w:tcPr>
                <w:tcW w:w="51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7558586" w14:textId="77777777" w:rsidR="005431B0" w:rsidRDefault="00000000">
            <w:r>
              <w:t>文本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23" w:author="SQ C" w:date="2026-01-30T20:49:00Z" w16du:dateUtc="2026-01-30T12:49:00Z">
              <w:tcPr>
                <w:tcW w:w="6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6F032EE" w14:textId="77777777" w:rsidR="005431B0" w:rsidRDefault="00000000">
            <w:r>
              <w:t>否</w:t>
            </w:r>
          </w:p>
        </w:tc>
      </w:tr>
      <w:tr w:rsidR="005431B0" w14:paraId="07C11AEA" w14:textId="77777777" w:rsidTr="0095542F">
        <w:trPr>
          <w:trHeight w:val="462"/>
          <w:jc w:val="center"/>
          <w:trPrChange w:id="1124" w:author="SQ C" w:date="2026-01-30T20:49:00Z" w16du:dateUtc="2026-01-30T12:49:00Z">
            <w:trPr>
              <w:trHeight w:val="462"/>
              <w:jc w:val="center"/>
            </w:trPr>
          </w:trPrChange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25" w:author="SQ C" w:date="2026-01-30T20:49:00Z" w16du:dateUtc="2026-01-30T12:49:00Z">
              <w:tcPr>
                <w:tcW w:w="3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7DEB8B7" w14:textId="77777777" w:rsidR="005431B0" w:rsidRDefault="00000000">
            <w:r>
              <w:t>2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26" w:author="SQ C" w:date="2026-01-30T20:49:00Z" w16du:dateUtc="2026-01-30T12:49:00Z">
              <w:tcPr>
                <w:tcW w:w="10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6611FAC" w14:textId="77777777" w:rsidR="005431B0" w:rsidRDefault="00000000">
            <w:r>
              <w:t>name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27" w:author="SQ C" w:date="2026-01-30T20:49:00Z" w16du:dateUtc="2026-01-30T12:49:00Z">
              <w:tcPr>
                <w:tcW w:w="84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708BF21" w14:textId="77777777" w:rsidR="005431B0" w:rsidRDefault="00000000">
            <w:proofErr w:type="gramStart"/>
            <w:r>
              <w:t>String(</w:t>
            </w:r>
            <w:proofErr w:type="gramEnd"/>
            <w:r>
              <w:t>20)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28" w:author="SQ C" w:date="2026-01-30T20:49:00Z" w16du:dateUtc="2026-01-30T12:49:00Z">
              <w:tcPr>
                <w:tcW w:w="27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599574A" w14:textId="77777777" w:rsidR="005431B0" w:rsidRDefault="00000000">
            <w:r>
              <w:t>学生姓名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29" w:author="SQ C" w:date="2026-01-30T20:49:00Z" w16du:dateUtc="2026-01-30T12:49:00Z">
              <w:tcPr>
                <w:tcW w:w="3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6B686EE" w14:textId="77777777" w:rsidR="005431B0" w:rsidRDefault="00000000">
            <w:r>
              <w:t>非空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30" w:author="SQ C" w:date="2026-01-30T20:49:00Z" w16du:dateUtc="2026-01-30T12:49:00Z">
              <w:tcPr>
                <w:tcW w:w="98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3631228" w14:textId="77777777" w:rsidR="005431B0" w:rsidRDefault="00000000">
            <w:r>
              <w:t>名称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31" w:author="SQ C" w:date="2026-01-30T20:49:00Z" w16du:dateUtc="2026-01-30T12:49:00Z">
              <w:tcPr>
                <w:tcW w:w="51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ABC5D20" w14:textId="77777777" w:rsidR="005431B0" w:rsidRDefault="00000000">
            <w:r>
              <w:t>文本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32" w:author="SQ C" w:date="2026-01-30T20:49:00Z" w16du:dateUtc="2026-01-30T12:49:00Z">
              <w:tcPr>
                <w:tcW w:w="6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74D713D" w14:textId="77777777" w:rsidR="005431B0" w:rsidRDefault="00000000">
            <w:r>
              <w:t>是</w:t>
            </w:r>
          </w:p>
        </w:tc>
      </w:tr>
      <w:tr w:rsidR="005431B0" w14:paraId="6486BBAF" w14:textId="77777777" w:rsidTr="0095542F">
        <w:trPr>
          <w:trHeight w:val="462"/>
          <w:jc w:val="center"/>
          <w:ins w:id="1133" w:author="徐传运 Shepherd" w:date="2025-11-17T23:27:00Z"/>
          <w:trPrChange w:id="1134" w:author="SQ C" w:date="2026-01-30T20:49:00Z" w16du:dateUtc="2026-01-30T12:49:00Z">
            <w:trPr>
              <w:trHeight w:val="462"/>
              <w:jc w:val="center"/>
            </w:trPr>
          </w:trPrChange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35" w:author="SQ C" w:date="2026-01-30T20:49:00Z" w16du:dateUtc="2026-01-30T12:49:00Z">
              <w:tcPr>
                <w:tcW w:w="3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0FDF81F" w14:textId="77777777" w:rsidR="005431B0" w:rsidRDefault="00000000">
            <w:r>
              <w:t>3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36" w:author="SQ C" w:date="2026-01-30T20:49:00Z" w16du:dateUtc="2026-01-30T12:49:00Z">
              <w:tcPr>
                <w:tcW w:w="10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A247142" w14:textId="77777777" w:rsidR="005431B0" w:rsidRDefault="00000000">
            <w:r>
              <w:t>no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37" w:author="SQ C" w:date="2026-01-30T20:49:00Z" w16du:dateUtc="2026-01-30T12:49:00Z">
              <w:tcPr>
                <w:tcW w:w="84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319F36D" w14:textId="77777777" w:rsidR="005431B0" w:rsidRDefault="00000000">
            <w:proofErr w:type="gramStart"/>
            <w:r>
              <w:t>String(</w:t>
            </w:r>
            <w:proofErr w:type="gramEnd"/>
            <w:r>
              <w:t>32)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38" w:author="SQ C" w:date="2026-01-30T20:49:00Z" w16du:dateUtc="2026-01-30T12:49:00Z">
              <w:tcPr>
                <w:tcW w:w="27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59C7F93" w14:textId="77777777" w:rsidR="005431B0" w:rsidRDefault="00000000">
            <w:r>
              <w:t>学号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39" w:author="SQ C" w:date="2026-01-30T20:49:00Z" w16du:dateUtc="2026-01-30T12:49:00Z">
              <w:tcPr>
                <w:tcW w:w="3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FD72896" w14:textId="77777777" w:rsidR="005431B0" w:rsidRDefault="00000000">
            <w:r>
              <w:t>唯一</w:t>
            </w:r>
            <w:r>
              <w:t>,</w:t>
            </w:r>
            <w:r>
              <w:t>非空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40" w:author="SQ C" w:date="2026-01-30T20:49:00Z" w16du:dateUtc="2026-01-30T12:49:00Z">
              <w:tcPr>
                <w:tcW w:w="98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C3CB179" w14:textId="77777777" w:rsidR="005431B0" w:rsidRDefault="00000000">
            <w:r>
              <w:t>学号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41" w:author="SQ C" w:date="2026-01-30T20:49:00Z" w16du:dateUtc="2026-01-30T12:49:00Z">
              <w:tcPr>
                <w:tcW w:w="51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F714486" w14:textId="77777777" w:rsidR="005431B0" w:rsidRDefault="00000000">
            <w:r>
              <w:t>文本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42" w:author="SQ C" w:date="2026-01-30T20:49:00Z" w16du:dateUtc="2026-01-30T12:49:00Z">
              <w:tcPr>
                <w:tcW w:w="6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75EB327" w14:textId="77777777" w:rsidR="005431B0" w:rsidRDefault="00000000">
            <w:r>
              <w:t>是</w:t>
            </w:r>
          </w:p>
        </w:tc>
      </w:tr>
      <w:tr w:rsidR="005431B0" w14:paraId="2FE21CFE" w14:textId="77777777" w:rsidTr="0095542F">
        <w:trPr>
          <w:trHeight w:val="477"/>
          <w:jc w:val="center"/>
          <w:trPrChange w:id="1143" w:author="SQ C" w:date="2026-01-30T20:49:00Z" w16du:dateUtc="2026-01-30T12:49:00Z">
            <w:trPr>
              <w:trHeight w:val="477"/>
              <w:jc w:val="center"/>
            </w:trPr>
          </w:trPrChange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44" w:author="SQ C" w:date="2026-01-30T20:49:00Z" w16du:dateUtc="2026-01-30T12:49:00Z">
              <w:tcPr>
                <w:tcW w:w="3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70BBD48" w14:textId="77777777" w:rsidR="005431B0" w:rsidRDefault="00000000">
            <w:r>
              <w:t>4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45" w:author="SQ C" w:date="2026-01-30T20:49:00Z" w16du:dateUtc="2026-01-30T12:49:00Z">
              <w:tcPr>
                <w:tcW w:w="10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8692C07" w14:textId="77777777" w:rsidR="005431B0" w:rsidRDefault="00000000">
            <w:proofErr w:type="spellStart"/>
            <w:r>
              <w:t>dep_id</w:t>
            </w:r>
            <w:proofErr w:type="spellEnd"/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46" w:author="SQ C" w:date="2026-01-30T20:49:00Z" w16du:dateUtc="2026-01-30T12:49:00Z">
              <w:tcPr>
                <w:tcW w:w="84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5CADD36" w14:textId="77777777" w:rsidR="005431B0" w:rsidRDefault="00000000">
            <w:r>
              <w:t>Long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47" w:author="SQ C" w:date="2026-01-30T20:49:00Z" w16du:dateUtc="2026-01-30T12:49:00Z">
              <w:tcPr>
                <w:tcW w:w="27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954432" w14:textId="77777777" w:rsidR="005431B0" w:rsidRDefault="00000000">
            <w:r>
              <w:t>部门</w:t>
            </w:r>
            <w:r>
              <w:t>/</w:t>
            </w:r>
            <w:r>
              <w:t>专业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48" w:author="SQ C" w:date="2026-01-30T20:49:00Z" w16du:dateUtc="2026-01-30T12:49:00Z">
              <w:tcPr>
                <w:tcW w:w="3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3661B5C" w14:textId="77777777" w:rsidR="005431B0" w:rsidRDefault="00000000">
            <w:r>
              <w:t>非空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49" w:author="SQ C" w:date="2026-01-30T20:49:00Z" w16du:dateUtc="2026-01-30T12:49:00Z">
              <w:tcPr>
                <w:tcW w:w="98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F349986" w14:textId="77777777" w:rsidR="005431B0" w:rsidRDefault="00000000">
            <w:r>
              <w:t>对应</w:t>
            </w:r>
            <w:proofErr w:type="spellStart"/>
            <w:r>
              <w:t>sys_dept.dept_id</w:t>
            </w:r>
            <w:proofErr w:type="spellEnd"/>
            <w:r>
              <w:t>（建议指向专业</w:t>
            </w:r>
            <w:r>
              <w:t>/</w:t>
            </w:r>
            <w:r>
              <w:t>班级节点）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50" w:author="SQ C" w:date="2026-01-30T20:49:00Z" w16du:dateUtc="2026-01-30T12:49:00Z">
              <w:tcPr>
                <w:tcW w:w="51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FF28253" w14:textId="77777777" w:rsidR="005431B0" w:rsidRDefault="00000000">
            <w:r>
              <w:t>部门选择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51" w:author="SQ C" w:date="2026-01-30T20:49:00Z" w16du:dateUtc="2026-01-30T12:49:00Z">
              <w:tcPr>
                <w:tcW w:w="6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57E590E" w14:textId="77777777" w:rsidR="005431B0" w:rsidRDefault="00000000">
            <w:r>
              <w:t>是</w:t>
            </w:r>
          </w:p>
        </w:tc>
      </w:tr>
      <w:tr w:rsidR="005431B0" w14:paraId="5DFEA0F4" w14:textId="77777777" w:rsidTr="0095542F">
        <w:trPr>
          <w:trHeight w:val="481"/>
          <w:jc w:val="center"/>
          <w:trPrChange w:id="1152" w:author="SQ C" w:date="2026-01-30T20:49:00Z" w16du:dateUtc="2026-01-30T12:49:00Z">
            <w:trPr>
              <w:trHeight w:val="481"/>
              <w:jc w:val="center"/>
            </w:trPr>
          </w:trPrChange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53" w:author="SQ C" w:date="2026-01-30T20:49:00Z" w16du:dateUtc="2026-01-30T12:49:00Z">
              <w:tcPr>
                <w:tcW w:w="3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B2B630D" w14:textId="77777777" w:rsidR="005431B0" w:rsidRDefault="00000000">
            <w:r>
              <w:t>5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54" w:author="SQ C" w:date="2026-01-30T20:49:00Z" w16du:dateUtc="2026-01-30T12:49:00Z">
              <w:tcPr>
                <w:tcW w:w="10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A83B1F5" w14:textId="77777777" w:rsidR="005431B0" w:rsidRDefault="00000000">
            <w:proofErr w:type="spellStart"/>
            <w:r>
              <w:t>class_name</w:t>
            </w:r>
            <w:proofErr w:type="spellEnd"/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55" w:author="SQ C" w:date="2026-01-30T20:49:00Z" w16du:dateUtc="2026-01-30T12:49:00Z">
              <w:tcPr>
                <w:tcW w:w="84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94EBB5F" w14:textId="77777777" w:rsidR="005431B0" w:rsidRDefault="00000000">
            <w:proofErr w:type="gramStart"/>
            <w:r>
              <w:t>String(</w:t>
            </w:r>
            <w:proofErr w:type="gramEnd"/>
            <w:r>
              <w:t>50)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56" w:author="SQ C" w:date="2026-01-30T20:49:00Z" w16du:dateUtc="2026-01-30T12:49:00Z">
              <w:tcPr>
                <w:tcW w:w="27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C7734A1" w14:textId="77777777" w:rsidR="005431B0" w:rsidRDefault="00000000">
            <w:r>
              <w:t>班级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57" w:author="SQ C" w:date="2026-01-30T20:49:00Z" w16du:dateUtc="2026-01-30T12:49:00Z">
              <w:tcPr>
                <w:tcW w:w="3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42AEDE9" w14:textId="77777777" w:rsidR="005431B0" w:rsidRDefault="005431B0"/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58" w:author="SQ C" w:date="2026-01-30T20:49:00Z" w16du:dateUtc="2026-01-30T12:49:00Z">
              <w:tcPr>
                <w:tcW w:w="98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DF5F349" w14:textId="77777777" w:rsidR="005431B0" w:rsidRDefault="005431B0"/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59" w:author="SQ C" w:date="2026-01-30T20:49:00Z" w16du:dateUtc="2026-01-30T12:49:00Z">
              <w:tcPr>
                <w:tcW w:w="51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F832A16" w14:textId="77777777" w:rsidR="005431B0" w:rsidRDefault="00000000">
            <w:r>
              <w:t>文本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60" w:author="SQ C" w:date="2026-01-30T20:49:00Z" w16du:dateUtc="2026-01-30T12:49:00Z">
              <w:tcPr>
                <w:tcW w:w="6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5F25D6B" w14:textId="77777777" w:rsidR="005431B0" w:rsidRDefault="00000000">
            <w:r>
              <w:t>是</w:t>
            </w:r>
          </w:p>
        </w:tc>
      </w:tr>
      <w:tr w:rsidR="005431B0" w14:paraId="512FACDA" w14:textId="77777777" w:rsidTr="0095542F">
        <w:trPr>
          <w:trHeight w:val="481"/>
          <w:jc w:val="center"/>
          <w:ins w:id="1161" w:author="徐传运 Shepherd" w:date="2025-11-17T23:28:00Z"/>
          <w:trPrChange w:id="1162" w:author="SQ C" w:date="2026-01-30T20:49:00Z" w16du:dateUtc="2026-01-30T12:49:00Z">
            <w:trPr>
              <w:trHeight w:val="481"/>
              <w:jc w:val="center"/>
            </w:trPr>
          </w:trPrChange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63" w:author="SQ C" w:date="2026-01-30T20:49:00Z" w16du:dateUtc="2026-01-30T12:49:00Z">
              <w:tcPr>
                <w:tcW w:w="3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DF69A07" w14:textId="77777777" w:rsidR="005431B0" w:rsidRDefault="00000000">
            <w:r>
              <w:lastRenderedPageBreak/>
              <w:t>6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64" w:author="SQ C" w:date="2026-01-30T20:49:00Z" w16du:dateUtc="2026-01-30T12:49:00Z">
              <w:tcPr>
                <w:tcW w:w="105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87FD54F" w14:textId="77777777" w:rsidR="005431B0" w:rsidRDefault="00000000">
            <w:proofErr w:type="spellStart"/>
            <w:r>
              <w:t>class_year</w:t>
            </w:r>
            <w:proofErr w:type="spellEnd"/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65" w:author="SQ C" w:date="2026-01-30T20:49:00Z" w16du:dateUtc="2026-01-30T12:49:00Z">
              <w:tcPr>
                <w:tcW w:w="84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B271E94" w14:textId="77777777" w:rsidR="005431B0" w:rsidRDefault="00000000">
            <w:r>
              <w:t>Integer</w:t>
            </w: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66" w:author="SQ C" w:date="2026-01-30T20:49:00Z" w16du:dateUtc="2026-01-30T12:49:00Z">
              <w:tcPr>
                <w:tcW w:w="272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6CCD64D" w14:textId="77777777" w:rsidR="005431B0" w:rsidRDefault="00000000">
            <w:r>
              <w:t>年级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67" w:author="SQ C" w:date="2026-01-30T20:49:00Z" w16du:dateUtc="2026-01-30T12:49:00Z">
              <w:tcPr>
                <w:tcW w:w="3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B462D33" w14:textId="77777777" w:rsidR="005431B0" w:rsidRDefault="005431B0"/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68" w:author="SQ C" w:date="2026-01-30T20:49:00Z" w16du:dateUtc="2026-01-30T12:49:00Z">
              <w:tcPr>
                <w:tcW w:w="98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E40E694" w14:textId="77777777" w:rsidR="005431B0" w:rsidRDefault="005431B0"/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69" w:author="SQ C" w:date="2026-01-30T20:49:00Z" w16du:dateUtc="2026-01-30T12:49:00Z">
              <w:tcPr>
                <w:tcW w:w="51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ADA8892" w14:textId="77777777" w:rsidR="005431B0" w:rsidRDefault="00000000">
            <w:r>
              <w:t>数字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70" w:author="SQ C" w:date="2026-01-30T20:49:00Z" w16du:dateUtc="2026-01-30T12:49:00Z">
              <w:tcPr>
                <w:tcW w:w="65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CB6037B" w14:textId="77777777" w:rsidR="005431B0" w:rsidRDefault="00000000">
            <w:r>
              <w:t>是</w:t>
            </w:r>
          </w:p>
        </w:tc>
      </w:tr>
      <w:tr w:rsidR="005431B0" w14:paraId="0D6470C1" w14:textId="77777777" w:rsidTr="0095542F">
        <w:trPr>
          <w:jc w:val="center"/>
          <w:trPrChange w:id="1171" w:author="SQ C" w:date="2026-01-30T20:49:00Z" w16du:dateUtc="2026-01-30T12:49:00Z">
            <w:trPr>
              <w:jc w:val="center"/>
            </w:trPr>
          </w:trPrChange>
        </w:trPr>
        <w:tc>
          <w:tcPr>
            <w:tcW w:w="324" w:type="pct"/>
            <w:tcPrChange w:id="1172" w:author="SQ C" w:date="2026-01-30T20:49:00Z" w16du:dateUtc="2026-01-30T12:49:00Z">
              <w:tcPr>
                <w:tcW w:w="919" w:type="dxa"/>
                <w:gridSpan w:val="2"/>
              </w:tcPr>
            </w:tcPrChange>
          </w:tcPr>
          <w:p w14:paraId="4991962C" w14:textId="77777777" w:rsidR="005431B0" w:rsidRDefault="00000000">
            <w:r>
              <w:t>9</w:t>
            </w:r>
          </w:p>
        </w:tc>
        <w:tc>
          <w:tcPr>
            <w:tcW w:w="1059" w:type="pct"/>
            <w:tcPrChange w:id="1173" w:author="SQ C" w:date="2026-01-30T20:49:00Z" w16du:dateUtc="2026-01-30T12:49:00Z">
              <w:tcPr>
                <w:tcW w:w="3003" w:type="dxa"/>
                <w:gridSpan w:val="2"/>
              </w:tcPr>
            </w:tcPrChange>
          </w:tcPr>
          <w:p w14:paraId="713AFB0F" w14:textId="77777777" w:rsidR="005431B0" w:rsidRDefault="00000000">
            <w:r>
              <w:t>status</w:t>
            </w:r>
          </w:p>
        </w:tc>
        <w:tc>
          <w:tcPr>
            <w:tcW w:w="844" w:type="pct"/>
            <w:tcPrChange w:id="1174" w:author="SQ C" w:date="2026-01-30T20:49:00Z" w16du:dateUtc="2026-01-30T12:49:00Z">
              <w:tcPr>
                <w:tcW w:w="2393" w:type="dxa"/>
                <w:gridSpan w:val="2"/>
              </w:tcPr>
            </w:tcPrChange>
          </w:tcPr>
          <w:p w14:paraId="7EBE6FEC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272" w:type="pct"/>
            <w:tcPrChange w:id="1175" w:author="SQ C" w:date="2026-01-30T20:49:00Z" w16du:dateUtc="2026-01-30T12:49:00Z">
              <w:tcPr>
                <w:tcW w:w="771" w:type="dxa"/>
                <w:gridSpan w:val="3"/>
              </w:tcPr>
            </w:tcPrChange>
          </w:tcPr>
          <w:p w14:paraId="6AD8AC24" w14:textId="77777777" w:rsidR="005431B0" w:rsidRDefault="00000000">
            <w:r>
              <w:t>状态</w:t>
            </w:r>
          </w:p>
        </w:tc>
        <w:tc>
          <w:tcPr>
            <w:tcW w:w="343" w:type="pct"/>
            <w:tcPrChange w:id="1176" w:author="SQ C" w:date="2026-01-30T20:49:00Z" w16du:dateUtc="2026-01-30T12:49:00Z">
              <w:tcPr>
                <w:tcW w:w="973" w:type="dxa"/>
                <w:gridSpan w:val="2"/>
              </w:tcPr>
            </w:tcPrChange>
          </w:tcPr>
          <w:p w14:paraId="1550C137" w14:textId="77777777" w:rsidR="005431B0" w:rsidRDefault="005431B0"/>
        </w:tc>
        <w:tc>
          <w:tcPr>
            <w:tcW w:w="989" w:type="pct"/>
            <w:tcPrChange w:id="1177" w:author="SQ C" w:date="2026-01-30T20:49:00Z" w16du:dateUtc="2026-01-30T12:49:00Z">
              <w:tcPr>
                <w:tcW w:w="2804" w:type="dxa"/>
                <w:gridSpan w:val="2"/>
              </w:tcPr>
            </w:tcPrChange>
          </w:tcPr>
          <w:p w14:paraId="56111041" w14:textId="77777777" w:rsidR="005431B0" w:rsidRDefault="00000000">
            <w:r>
              <w:t>0</w:t>
            </w:r>
            <w:r>
              <w:t>停用</w:t>
            </w:r>
            <w:r>
              <w:t xml:space="preserve"> 1</w:t>
            </w:r>
            <w:r>
              <w:t>正常</w:t>
            </w:r>
          </w:p>
        </w:tc>
        <w:tc>
          <w:tcPr>
            <w:tcW w:w="514" w:type="pct"/>
            <w:tcPrChange w:id="1178" w:author="SQ C" w:date="2026-01-30T20:49:00Z" w16du:dateUtc="2026-01-30T12:49:00Z">
              <w:tcPr>
                <w:tcW w:w="1457" w:type="dxa"/>
                <w:gridSpan w:val="2"/>
              </w:tcPr>
            </w:tcPrChange>
          </w:tcPr>
          <w:p w14:paraId="67A96D12" w14:textId="77777777" w:rsidR="005431B0" w:rsidRDefault="00000000">
            <w:r>
              <w:t>字典单选</w:t>
            </w:r>
          </w:p>
        </w:tc>
        <w:tc>
          <w:tcPr>
            <w:tcW w:w="655" w:type="pct"/>
            <w:tcPrChange w:id="1179" w:author="SQ C" w:date="2026-01-30T20:49:00Z" w16du:dateUtc="2026-01-30T12:49:00Z">
              <w:tcPr>
                <w:tcW w:w="1857" w:type="dxa"/>
                <w:gridSpan w:val="2"/>
              </w:tcPr>
            </w:tcPrChange>
          </w:tcPr>
          <w:p w14:paraId="69CA351C" w14:textId="77777777" w:rsidR="005431B0" w:rsidRDefault="00000000">
            <w:r>
              <w:t>是</w:t>
            </w:r>
          </w:p>
        </w:tc>
      </w:tr>
      <w:tr w:rsidR="005431B0" w14:paraId="2F4B89B2" w14:textId="77777777" w:rsidTr="0095542F">
        <w:trPr>
          <w:jc w:val="center"/>
          <w:trPrChange w:id="1180" w:author="SQ C" w:date="2026-01-30T20:49:00Z" w16du:dateUtc="2026-01-30T12:49:00Z">
            <w:trPr>
              <w:jc w:val="center"/>
            </w:trPr>
          </w:trPrChange>
        </w:trPr>
        <w:tc>
          <w:tcPr>
            <w:tcW w:w="324" w:type="pct"/>
            <w:tcPrChange w:id="1181" w:author="SQ C" w:date="2026-01-30T20:49:00Z" w16du:dateUtc="2026-01-30T12:49:00Z">
              <w:tcPr>
                <w:tcW w:w="919" w:type="dxa"/>
                <w:gridSpan w:val="2"/>
              </w:tcPr>
            </w:tcPrChange>
          </w:tcPr>
          <w:p w14:paraId="61466012" w14:textId="77777777" w:rsidR="005431B0" w:rsidRDefault="00000000">
            <w:r>
              <w:t>10</w:t>
            </w:r>
          </w:p>
        </w:tc>
        <w:tc>
          <w:tcPr>
            <w:tcW w:w="1059" w:type="pct"/>
            <w:tcPrChange w:id="1182" w:author="SQ C" w:date="2026-01-30T20:49:00Z" w16du:dateUtc="2026-01-30T12:49:00Z">
              <w:tcPr>
                <w:tcW w:w="3003" w:type="dxa"/>
                <w:gridSpan w:val="2"/>
              </w:tcPr>
            </w:tcPrChange>
          </w:tcPr>
          <w:p w14:paraId="63E08913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844" w:type="pct"/>
            <w:tcPrChange w:id="1183" w:author="SQ C" w:date="2026-01-30T20:49:00Z" w16du:dateUtc="2026-01-30T12:49:00Z">
              <w:tcPr>
                <w:tcW w:w="2393" w:type="dxa"/>
                <w:gridSpan w:val="2"/>
              </w:tcPr>
            </w:tcPrChange>
          </w:tcPr>
          <w:p w14:paraId="37F78561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272" w:type="pct"/>
            <w:tcPrChange w:id="1184" w:author="SQ C" w:date="2026-01-30T20:49:00Z" w16du:dateUtc="2026-01-30T12:49:00Z">
              <w:tcPr>
                <w:tcW w:w="771" w:type="dxa"/>
                <w:gridSpan w:val="3"/>
              </w:tcPr>
            </w:tcPrChange>
          </w:tcPr>
          <w:p w14:paraId="2DC4AE29" w14:textId="77777777" w:rsidR="005431B0" w:rsidRDefault="00000000">
            <w:r>
              <w:t>创建人</w:t>
            </w:r>
          </w:p>
        </w:tc>
        <w:tc>
          <w:tcPr>
            <w:tcW w:w="343" w:type="pct"/>
            <w:tcPrChange w:id="1185" w:author="SQ C" w:date="2026-01-30T20:49:00Z" w16du:dateUtc="2026-01-30T12:49:00Z">
              <w:tcPr>
                <w:tcW w:w="973" w:type="dxa"/>
                <w:gridSpan w:val="2"/>
              </w:tcPr>
            </w:tcPrChange>
          </w:tcPr>
          <w:p w14:paraId="6D5A1F27" w14:textId="77777777" w:rsidR="005431B0" w:rsidRDefault="005431B0"/>
        </w:tc>
        <w:tc>
          <w:tcPr>
            <w:tcW w:w="989" w:type="pct"/>
            <w:tcPrChange w:id="1186" w:author="SQ C" w:date="2026-01-30T20:49:00Z" w16du:dateUtc="2026-01-30T12:49:00Z">
              <w:tcPr>
                <w:tcW w:w="2804" w:type="dxa"/>
                <w:gridSpan w:val="2"/>
              </w:tcPr>
            </w:tcPrChange>
          </w:tcPr>
          <w:p w14:paraId="356A0737" w14:textId="77777777" w:rsidR="005431B0" w:rsidRDefault="005431B0"/>
        </w:tc>
        <w:tc>
          <w:tcPr>
            <w:tcW w:w="514" w:type="pct"/>
            <w:tcPrChange w:id="1187" w:author="SQ C" w:date="2026-01-30T20:49:00Z" w16du:dateUtc="2026-01-30T12:49:00Z">
              <w:tcPr>
                <w:tcW w:w="1457" w:type="dxa"/>
                <w:gridSpan w:val="2"/>
              </w:tcPr>
            </w:tcPrChange>
          </w:tcPr>
          <w:p w14:paraId="3FA3A01F" w14:textId="77777777" w:rsidR="005431B0" w:rsidRDefault="00000000">
            <w:r>
              <w:t>文本</w:t>
            </w:r>
          </w:p>
        </w:tc>
        <w:tc>
          <w:tcPr>
            <w:tcW w:w="655" w:type="pct"/>
            <w:tcPrChange w:id="1188" w:author="SQ C" w:date="2026-01-30T20:49:00Z" w16du:dateUtc="2026-01-30T12:49:00Z">
              <w:tcPr>
                <w:tcW w:w="1857" w:type="dxa"/>
                <w:gridSpan w:val="2"/>
              </w:tcPr>
            </w:tcPrChange>
          </w:tcPr>
          <w:p w14:paraId="0342A89F" w14:textId="77777777" w:rsidR="005431B0" w:rsidRDefault="00000000">
            <w:r>
              <w:t>否</w:t>
            </w:r>
          </w:p>
        </w:tc>
      </w:tr>
      <w:tr w:rsidR="005431B0" w14:paraId="324184E4" w14:textId="77777777" w:rsidTr="0095542F">
        <w:trPr>
          <w:jc w:val="center"/>
          <w:trPrChange w:id="1189" w:author="SQ C" w:date="2026-01-30T20:49:00Z" w16du:dateUtc="2026-01-30T12:49:00Z">
            <w:trPr>
              <w:jc w:val="center"/>
            </w:trPr>
          </w:trPrChange>
        </w:trPr>
        <w:tc>
          <w:tcPr>
            <w:tcW w:w="324" w:type="pct"/>
            <w:tcPrChange w:id="1190" w:author="SQ C" w:date="2026-01-30T20:49:00Z" w16du:dateUtc="2026-01-30T12:49:00Z">
              <w:tcPr>
                <w:tcW w:w="919" w:type="dxa"/>
                <w:gridSpan w:val="2"/>
              </w:tcPr>
            </w:tcPrChange>
          </w:tcPr>
          <w:p w14:paraId="7FEE3267" w14:textId="77777777" w:rsidR="005431B0" w:rsidRDefault="00000000">
            <w:r>
              <w:t>11</w:t>
            </w:r>
          </w:p>
        </w:tc>
        <w:tc>
          <w:tcPr>
            <w:tcW w:w="1059" w:type="pct"/>
            <w:tcPrChange w:id="1191" w:author="SQ C" w:date="2026-01-30T20:49:00Z" w16du:dateUtc="2026-01-30T12:49:00Z">
              <w:tcPr>
                <w:tcW w:w="3003" w:type="dxa"/>
                <w:gridSpan w:val="2"/>
              </w:tcPr>
            </w:tcPrChange>
          </w:tcPr>
          <w:p w14:paraId="701087DC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844" w:type="pct"/>
            <w:tcPrChange w:id="1192" w:author="SQ C" w:date="2026-01-30T20:49:00Z" w16du:dateUtc="2026-01-30T12:49:00Z">
              <w:tcPr>
                <w:tcW w:w="2393" w:type="dxa"/>
                <w:gridSpan w:val="2"/>
              </w:tcPr>
            </w:tcPrChange>
          </w:tcPr>
          <w:p w14:paraId="4538F93C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272" w:type="pct"/>
            <w:tcPrChange w:id="1193" w:author="SQ C" w:date="2026-01-30T20:49:00Z" w16du:dateUtc="2026-01-30T12:49:00Z">
              <w:tcPr>
                <w:tcW w:w="771" w:type="dxa"/>
                <w:gridSpan w:val="3"/>
              </w:tcPr>
            </w:tcPrChange>
          </w:tcPr>
          <w:p w14:paraId="35BE4572" w14:textId="77777777" w:rsidR="005431B0" w:rsidRDefault="00000000">
            <w:r>
              <w:t>创建时间</w:t>
            </w:r>
          </w:p>
        </w:tc>
        <w:tc>
          <w:tcPr>
            <w:tcW w:w="343" w:type="pct"/>
            <w:tcPrChange w:id="1194" w:author="SQ C" w:date="2026-01-30T20:49:00Z" w16du:dateUtc="2026-01-30T12:49:00Z">
              <w:tcPr>
                <w:tcW w:w="973" w:type="dxa"/>
                <w:gridSpan w:val="2"/>
              </w:tcPr>
            </w:tcPrChange>
          </w:tcPr>
          <w:p w14:paraId="5F7AE74D" w14:textId="77777777" w:rsidR="005431B0" w:rsidRDefault="005431B0"/>
        </w:tc>
        <w:tc>
          <w:tcPr>
            <w:tcW w:w="989" w:type="pct"/>
            <w:tcPrChange w:id="1195" w:author="SQ C" w:date="2026-01-30T20:49:00Z" w16du:dateUtc="2026-01-30T12:49:00Z">
              <w:tcPr>
                <w:tcW w:w="2804" w:type="dxa"/>
                <w:gridSpan w:val="2"/>
              </w:tcPr>
            </w:tcPrChange>
          </w:tcPr>
          <w:p w14:paraId="09085A5B" w14:textId="77777777" w:rsidR="005431B0" w:rsidRDefault="005431B0"/>
        </w:tc>
        <w:tc>
          <w:tcPr>
            <w:tcW w:w="514" w:type="pct"/>
            <w:tcPrChange w:id="1196" w:author="SQ C" w:date="2026-01-30T20:49:00Z" w16du:dateUtc="2026-01-30T12:49:00Z">
              <w:tcPr>
                <w:tcW w:w="1457" w:type="dxa"/>
                <w:gridSpan w:val="2"/>
              </w:tcPr>
            </w:tcPrChange>
          </w:tcPr>
          <w:p w14:paraId="207EFF52" w14:textId="77777777" w:rsidR="005431B0" w:rsidRDefault="00000000">
            <w:r>
              <w:t>日期时间</w:t>
            </w:r>
          </w:p>
        </w:tc>
        <w:tc>
          <w:tcPr>
            <w:tcW w:w="655" w:type="pct"/>
            <w:tcPrChange w:id="1197" w:author="SQ C" w:date="2026-01-30T20:49:00Z" w16du:dateUtc="2026-01-30T12:49:00Z">
              <w:tcPr>
                <w:tcW w:w="1857" w:type="dxa"/>
                <w:gridSpan w:val="2"/>
              </w:tcPr>
            </w:tcPrChange>
          </w:tcPr>
          <w:p w14:paraId="4315B159" w14:textId="77777777" w:rsidR="005431B0" w:rsidRDefault="00000000">
            <w:r>
              <w:t>否</w:t>
            </w:r>
          </w:p>
        </w:tc>
      </w:tr>
      <w:tr w:rsidR="005431B0" w14:paraId="15BDD821" w14:textId="77777777" w:rsidTr="0095542F">
        <w:trPr>
          <w:jc w:val="center"/>
          <w:trPrChange w:id="1198" w:author="SQ C" w:date="2026-01-30T20:49:00Z" w16du:dateUtc="2026-01-30T12:49:00Z">
            <w:trPr>
              <w:jc w:val="center"/>
            </w:trPr>
          </w:trPrChange>
        </w:trPr>
        <w:tc>
          <w:tcPr>
            <w:tcW w:w="324" w:type="pct"/>
            <w:tcPrChange w:id="1199" w:author="SQ C" w:date="2026-01-30T20:49:00Z" w16du:dateUtc="2026-01-30T12:49:00Z">
              <w:tcPr>
                <w:tcW w:w="919" w:type="dxa"/>
                <w:gridSpan w:val="2"/>
              </w:tcPr>
            </w:tcPrChange>
          </w:tcPr>
          <w:p w14:paraId="1693E557" w14:textId="77777777" w:rsidR="005431B0" w:rsidRDefault="00000000">
            <w:r>
              <w:t>12</w:t>
            </w:r>
          </w:p>
        </w:tc>
        <w:tc>
          <w:tcPr>
            <w:tcW w:w="1059" w:type="pct"/>
            <w:tcPrChange w:id="1200" w:author="SQ C" w:date="2026-01-30T20:49:00Z" w16du:dateUtc="2026-01-30T12:49:00Z">
              <w:tcPr>
                <w:tcW w:w="3003" w:type="dxa"/>
                <w:gridSpan w:val="2"/>
              </w:tcPr>
            </w:tcPrChange>
          </w:tcPr>
          <w:p w14:paraId="42D1EB29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844" w:type="pct"/>
            <w:tcPrChange w:id="1201" w:author="SQ C" w:date="2026-01-30T20:49:00Z" w16du:dateUtc="2026-01-30T12:49:00Z">
              <w:tcPr>
                <w:tcW w:w="2393" w:type="dxa"/>
                <w:gridSpan w:val="2"/>
              </w:tcPr>
            </w:tcPrChange>
          </w:tcPr>
          <w:p w14:paraId="0A375259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272" w:type="pct"/>
            <w:tcPrChange w:id="1202" w:author="SQ C" w:date="2026-01-30T20:49:00Z" w16du:dateUtc="2026-01-30T12:49:00Z">
              <w:tcPr>
                <w:tcW w:w="771" w:type="dxa"/>
                <w:gridSpan w:val="3"/>
              </w:tcPr>
            </w:tcPrChange>
          </w:tcPr>
          <w:p w14:paraId="075EDAA1" w14:textId="77777777" w:rsidR="005431B0" w:rsidRDefault="00000000">
            <w:r>
              <w:t>更新人</w:t>
            </w:r>
          </w:p>
        </w:tc>
        <w:tc>
          <w:tcPr>
            <w:tcW w:w="343" w:type="pct"/>
            <w:tcPrChange w:id="1203" w:author="SQ C" w:date="2026-01-30T20:49:00Z" w16du:dateUtc="2026-01-30T12:49:00Z">
              <w:tcPr>
                <w:tcW w:w="973" w:type="dxa"/>
                <w:gridSpan w:val="2"/>
              </w:tcPr>
            </w:tcPrChange>
          </w:tcPr>
          <w:p w14:paraId="5CF6121A" w14:textId="77777777" w:rsidR="005431B0" w:rsidRDefault="005431B0"/>
        </w:tc>
        <w:tc>
          <w:tcPr>
            <w:tcW w:w="989" w:type="pct"/>
            <w:tcPrChange w:id="1204" w:author="SQ C" w:date="2026-01-30T20:49:00Z" w16du:dateUtc="2026-01-30T12:49:00Z">
              <w:tcPr>
                <w:tcW w:w="2804" w:type="dxa"/>
                <w:gridSpan w:val="2"/>
              </w:tcPr>
            </w:tcPrChange>
          </w:tcPr>
          <w:p w14:paraId="67215173" w14:textId="77777777" w:rsidR="005431B0" w:rsidRDefault="005431B0"/>
        </w:tc>
        <w:tc>
          <w:tcPr>
            <w:tcW w:w="514" w:type="pct"/>
            <w:tcPrChange w:id="1205" w:author="SQ C" w:date="2026-01-30T20:49:00Z" w16du:dateUtc="2026-01-30T12:49:00Z">
              <w:tcPr>
                <w:tcW w:w="1457" w:type="dxa"/>
                <w:gridSpan w:val="2"/>
              </w:tcPr>
            </w:tcPrChange>
          </w:tcPr>
          <w:p w14:paraId="043E9919" w14:textId="77777777" w:rsidR="005431B0" w:rsidRDefault="00000000">
            <w:r>
              <w:t>文本</w:t>
            </w:r>
          </w:p>
        </w:tc>
        <w:tc>
          <w:tcPr>
            <w:tcW w:w="655" w:type="pct"/>
            <w:tcPrChange w:id="1206" w:author="SQ C" w:date="2026-01-30T20:49:00Z" w16du:dateUtc="2026-01-30T12:49:00Z">
              <w:tcPr>
                <w:tcW w:w="1857" w:type="dxa"/>
                <w:gridSpan w:val="2"/>
              </w:tcPr>
            </w:tcPrChange>
          </w:tcPr>
          <w:p w14:paraId="70841245" w14:textId="77777777" w:rsidR="005431B0" w:rsidRDefault="00000000">
            <w:r>
              <w:t>否</w:t>
            </w:r>
          </w:p>
        </w:tc>
      </w:tr>
      <w:tr w:rsidR="005431B0" w14:paraId="52510212" w14:textId="77777777" w:rsidTr="0095542F">
        <w:trPr>
          <w:jc w:val="center"/>
          <w:trPrChange w:id="1207" w:author="SQ C" w:date="2026-01-30T20:49:00Z" w16du:dateUtc="2026-01-30T12:49:00Z">
            <w:trPr>
              <w:jc w:val="center"/>
            </w:trPr>
          </w:trPrChange>
        </w:trPr>
        <w:tc>
          <w:tcPr>
            <w:tcW w:w="324" w:type="pct"/>
            <w:tcPrChange w:id="1208" w:author="SQ C" w:date="2026-01-30T20:49:00Z" w16du:dateUtc="2026-01-30T12:49:00Z">
              <w:tcPr>
                <w:tcW w:w="919" w:type="dxa"/>
                <w:gridSpan w:val="2"/>
              </w:tcPr>
            </w:tcPrChange>
          </w:tcPr>
          <w:p w14:paraId="2F193598" w14:textId="77777777" w:rsidR="005431B0" w:rsidRDefault="00000000">
            <w:r>
              <w:t>13</w:t>
            </w:r>
          </w:p>
        </w:tc>
        <w:tc>
          <w:tcPr>
            <w:tcW w:w="1059" w:type="pct"/>
            <w:tcPrChange w:id="1209" w:author="SQ C" w:date="2026-01-30T20:49:00Z" w16du:dateUtc="2026-01-30T12:49:00Z">
              <w:tcPr>
                <w:tcW w:w="3003" w:type="dxa"/>
                <w:gridSpan w:val="2"/>
              </w:tcPr>
            </w:tcPrChange>
          </w:tcPr>
          <w:p w14:paraId="7529C642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844" w:type="pct"/>
            <w:tcPrChange w:id="1210" w:author="SQ C" w:date="2026-01-30T20:49:00Z" w16du:dateUtc="2026-01-30T12:49:00Z">
              <w:tcPr>
                <w:tcW w:w="2393" w:type="dxa"/>
                <w:gridSpan w:val="2"/>
              </w:tcPr>
            </w:tcPrChange>
          </w:tcPr>
          <w:p w14:paraId="5EA7BB19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272" w:type="pct"/>
            <w:tcPrChange w:id="1211" w:author="SQ C" w:date="2026-01-30T20:49:00Z" w16du:dateUtc="2026-01-30T12:49:00Z">
              <w:tcPr>
                <w:tcW w:w="771" w:type="dxa"/>
                <w:gridSpan w:val="3"/>
              </w:tcPr>
            </w:tcPrChange>
          </w:tcPr>
          <w:p w14:paraId="63C1A84A" w14:textId="77777777" w:rsidR="005431B0" w:rsidRDefault="00000000">
            <w:r>
              <w:t>更新时间</w:t>
            </w:r>
          </w:p>
        </w:tc>
        <w:tc>
          <w:tcPr>
            <w:tcW w:w="343" w:type="pct"/>
            <w:tcPrChange w:id="1212" w:author="SQ C" w:date="2026-01-30T20:49:00Z" w16du:dateUtc="2026-01-30T12:49:00Z">
              <w:tcPr>
                <w:tcW w:w="973" w:type="dxa"/>
                <w:gridSpan w:val="2"/>
              </w:tcPr>
            </w:tcPrChange>
          </w:tcPr>
          <w:p w14:paraId="1762028A" w14:textId="77777777" w:rsidR="005431B0" w:rsidRDefault="005431B0"/>
        </w:tc>
        <w:tc>
          <w:tcPr>
            <w:tcW w:w="989" w:type="pct"/>
            <w:tcPrChange w:id="1213" w:author="SQ C" w:date="2026-01-30T20:49:00Z" w16du:dateUtc="2026-01-30T12:49:00Z">
              <w:tcPr>
                <w:tcW w:w="2804" w:type="dxa"/>
                <w:gridSpan w:val="2"/>
              </w:tcPr>
            </w:tcPrChange>
          </w:tcPr>
          <w:p w14:paraId="260831F0" w14:textId="77777777" w:rsidR="005431B0" w:rsidRDefault="005431B0"/>
        </w:tc>
        <w:tc>
          <w:tcPr>
            <w:tcW w:w="514" w:type="pct"/>
            <w:tcPrChange w:id="1214" w:author="SQ C" w:date="2026-01-30T20:49:00Z" w16du:dateUtc="2026-01-30T12:49:00Z">
              <w:tcPr>
                <w:tcW w:w="1457" w:type="dxa"/>
                <w:gridSpan w:val="2"/>
              </w:tcPr>
            </w:tcPrChange>
          </w:tcPr>
          <w:p w14:paraId="23709ACF" w14:textId="77777777" w:rsidR="005431B0" w:rsidRDefault="00000000">
            <w:r>
              <w:t>日期时间</w:t>
            </w:r>
          </w:p>
        </w:tc>
        <w:tc>
          <w:tcPr>
            <w:tcW w:w="655" w:type="pct"/>
            <w:tcPrChange w:id="1215" w:author="SQ C" w:date="2026-01-30T20:49:00Z" w16du:dateUtc="2026-01-30T12:49:00Z">
              <w:tcPr>
                <w:tcW w:w="1857" w:type="dxa"/>
                <w:gridSpan w:val="2"/>
              </w:tcPr>
            </w:tcPrChange>
          </w:tcPr>
          <w:p w14:paraId="31EFA9C7" w14:textId="77777777" w:rsidR="005431B0" w:rsidRDefault="00000000">
            <w:r>
              <w:t>否</w:t>
            </w:r>
          </w:p>
        </w:tc>
      </w:tr>
      <w:tr w:rsidR="005431B0" w14:paraId="02453698" w14:textId="77777777" w:rsidTr="0095542F">
        <w:trPr>
          <w:jc w:val="center"/>
          <w:trPrChange w:id="1216" w:author="SQ C" w:date="2026-01-30T20:49:00Z" w16du:dateUtc="2026-01-30T12:49:00Z">
            <w:trPr>
              <w:jc w:val="center"/>
            </w:trPr>
          </w:trPrChange>
        </w:trPr>
        <w:tc>
          <w:tcPr>
            <w:tcW w:w="324" w:type="pct"/>
            <w:tcPrChange w:id="1217" w:author="SQ C" w:date="2026-01-30T20:49:00Z" w16du:dateUtc="2026-01-30T12:49:00Z">
              <w:tcPr>
                <w:tcW w:w="919" w:type="dxa"/>
                <w:gridSpan w:val="2"/>
              </w:tcPr>
            </w:tcPrChange>
          </w:tcPr>
          <w:p w14:paraId="08C95106" w14:textId="77777777" w:rsidR="005431B0" w:rsidRDefault="00000000">
            <w:r>
              <w:t>14</w:t>
            </w:r>
          </w:p>
        </w:tc>
        <w:tc>
          <w:tcPr>
            <w:tcW w:w="1059" w:type="pct"/>
            <w:tcPrChange w:id="1218" w:author="SQ C" w:date="2026-01-30T20:49:00Z" w16du:dateUtc="2026-01-30T12:49:00Z">
              <w:tcPr>
                <w:tcW w:w="3003" w:type="dxa"/>
                <w:gridSpan w:val="2"/>
              </w:tcPr>
            </w:tcPrChange>
          </w:tcPr>
          <w:p w14:paraId="2E35F68C" w14:textId="77777777" w:rsidR="005431B0" w:rsidRDefault="00000000">
            <w:r>
              <w:t>remark</w:t>
            </w:r>
          </w:p>
        </w:tc>
        <w:tc>
          <w:tcPr>
            <w:tcW w:w="844" w:type="pct"/>
            <w:tcPrChange w:id="1219" w:author="SQ C" w:date="2026-01-30T20:49:00Z" w16du:dateUtc="2026-01-30T12:49:00Z">
              <w:tcPr>
                <w:tcW w:w="2393" w:type="dxa"/>
                <w:gridSpan w:val="2"/>
              </w:tcPr>
            </w:tcPrChange>
          </w:tcPr>
          <w:p w14:paraId="67402882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272" w:type="pct"/>
            <w:tcPrChange w:id="1220" w:author="SQ C" w:date="2026-01-30T20:49:00Z" w16du:dateUtc="2026-01-30T12:49:00Z">
              <w:tcPr>
                <w:tcW w:w="771" w:type="dxa"/>
                <w:gridSpan w:val="3"/>
              </w:tcPr>
            </w:tcPrChange>
          </w:tcPr>
          <w:p w14:paraId="235EE04A" w14:textId="77777777" w:rsidR="005431B0" w:rsidRDefault="00000000">
            <w:r>
              <w:t>备注</w:t>
            </w:r>
          </w:p>
        </w:tc>
        <w:tc>
          <w:tcPr>
            <w:tcW w:w="343" w:type="pct"/>
            <w:tcPrChange w:id="1221" w:author="SQ C" w:date="2026-01-30T20:49:00Z" w16du:dateUtc="2026-01-30T12:49:00Z">
              <w:tcPr>
                <w:tcW w:w="973" w:type="dxa"/>
                <w:gridSpan w:val="2"/>
              </w:tcPr>
            </w:tcPrChange>
          </w:tcPr>
          <w:p w14:paraId="09CF414A" w14:textId="77777777" w:rsidR="005431B0" w:rsidRDefault="005431B0"/>
        </w:tc>
        <w:tc>
          <w:tcPr>
            <w:tcW w:w="989" w:type="pct"/>
            <w:tcPrChange w:id="1222" w:author="SQ C" w:date="2026-01-30T20:49:00Z" w16du:dateUtc="2026-01-30T12:49:00Z">
              <w:tcPr>
                <w:tcW w:w="2804" w:type="dxa"/>
                <w:gridSpan w:val="2"/>
              </w:tcPr>
            </w:tcPrChange>
          </w:tcPr>
          <w:p w14:paraId="6F087584" w14:textId="77777777" w:rsidR="005431B0" w:rsidRDefault="005431B0"/>
        </w:tc>
        <w:tc>
          <w:tcPr>
            <w:tcW w:w="514" w:type="pct"/>
            <w:tcPrChange w:id="1223" w:author="SQ C" w:date="2026-01-30T20:49:00Z" w16du:dateUtc="2026-01-30T12:49:00Z">
              <w:tcPr>
                <w:tcW w:w="1457" w:type="dxa"/>
                <w:gridSpan w:val="2"/>
              </w:tcPr>
            </w:tcPrChange>
          </w:tcPr>
          <w:p w14:paraId="32914DA7" w14:textId="77777777" w:rsidR="005431B0" w:rsidRDefault="00000000">
            <w:r>
              <w:t>多行文本</w:t>
            </w:r>
          </w:p>
        </w:tc>
        <w:tc>
          <w:tcPr>
            <w:tcW w:w="655" w:type="pct"/>
            <w:tcPrChange w:id="1224" w:author="SQ C" w:date="2026-01-30T20:49:00Z" w16du:dateUtc="2026-01-30T12:49:00Z">
              <w:tcPr>
                <w:tcW w:w="1857" w:type="dxa"/>
                <w:gridSpan w:val="2"/>
              </w:tcPr>
            </w:tcPrChange>
          </w:tcPr>
          <w:p w14:paraId="0B5CCD86" w14:textId="77777777" w:rsidR="005431B0" w:rsidRDefault="00000000">
            <w:r>
              <w:t>否</w:t>
            </w:r>
          </w:p>
        </w:tc>
      </w:tr>
      <w:tr w:rsidR="005431B0" w14:paraId="5529B5AB" w14:textId="77777777" w:rsidTr="0095542F">
        <w:trPr>
          <w:jc w:val="center"/>
          <w:trPrChange w:id="1225" w:author="SQ C" w:date="2026-01-30T20:49:00Z" w16du:dateUtc="2026-01-30T12:49:00Z">
            <w:trPr>
              <w:jc w:val="center"/>
            </w:trPr>
          </w:trPrChange>
        </w:trPr>
        <w:tc>
          <w:tcPr>
            <w:tcW w:w="324" w:type="pct"/>
            <w:tcPrChange w:id="1226" w:author="SQ C" w:date="2026-01-30T20:49:00Z" w16du:dateUtc="2026-01-30T12:49:00Z">
              <w:tcPr>
                <w:tcW w:w="919" w:type="dxa"/>
                <w:gridSpan w:val="2"/>
              </w:tcPr>
            </w:tcPrChange>
          </w:tcPr>
          <w:p w14:paraId="344C1F70" w14:textId="77777777" w:rsidR="005431B0" w:rsidRDefault="00000000">
            <w:r>
              <w:t>15</w:t>
            </w:r>
          </w:p>
        </w:tc>
        <w:tc>
          <w:tcPr>
            <w:tcW w:w="1059" w:type="pct"/>
            <w:tcPrChange w:id="1227" w:author="SQ C" w:date="2026-01-30T20:49:00Z" w16du:dateUtc="2026-01-30T12:49:00Z">
              <w:tcPr>
                <w:tcW w:w="3003" w:type="dxa"/>
                <w:gridSpan w:val="2"/>
              </w:tcPr>
            </w:tcPrChange>
          </w:tcPr>
          <w:p w14:paraId="675EEAB2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844" w:type="pct"/>
            <w:tcPrChange w:id="1228" w:author="SQ C" w:date="2026-01-30T20:49:00Z" w16du:dateUtc="2026-01-30T12:49:00Z">
              <w:tcPr>
                <w:tcW w:w="2393" w:type="dxa"/>
                <w:gridSpan w:val="2"/>
              </w:tcPr>
            </w:tcPrChange>
          </w:tcPr>
          <w:p w14:paraId="3F5EABCB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272" w:type="pct"/>
            <w:tcPrChange w:id="1229" w:author="SQ C" w:date="2026-01-30T20:49:00Z" w16du:dateUtc="2026-01-30T12:49:00Z">
              <w:tcPr>
                <w:tcW w:w="771" w:type="dxa"/>
                <w:gridSpan w:val="3"/>
              </w:tcPr>
            </w:tcPrChange>
          </w:tcPr>
          <w:p w14:paraId="2DF171A0" w14:textId="77777777" w:rsidR="005431B0" w:rsidRDefault="00000000">
            <w:r>
              <w:t>删除标记</w:t>
            </w:r>
          </w:p>
        </w:tc>
        <w:tc>
          <w:tcPr>
            <w:tcW w:w="343" w:type="pct"/>
            <w:tcPrChange w:id="1230" w:author="SQ C" w:date="2026-01-30T20:49:00Z" w16du:dateUtc="2026-01-30T12:49:00Z">
              <w:tcPr>
                <w:tcW w:w="973" w:type="dxa"/>
                <w:gridSpan w:val="2"/>
              </w:tcPr>
            </w:tcPrChange>
          </w:tcPr>
          <w:p w14:paraId="22A0C9AA" w14:textId="77777777" w:rsidR="005431B0" w:rsidRDefault="005431B0"/>
        </w:tc>
        <w:tc>
          <w:tcPr>
            <w:tcW w:w="989" w:type="pct"/>
            <w:tcPrChange w:id="1231" w:author="SQ C" w:date="2026-01-30T20:49:00Z" w16du:dateUtc="2026-01-30T12:49:00Z">
              <w:tcPr>
                <w:tcW w:w="2804" w:type="dxa"/>
                <w:gridSpan w:val="2"/>
              </w:tcPr>
            </w:tcPrChange>
          </w:tcPr>
          <w:p w14:paraId="0D653DA0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514" w:type="pct"/>
            <w:tcPrChange w:id="1232" w:author="SQ C" w:date="2026-01-30T20:49:00Z" w16du:dateUtc="2026-01-30T12:49:00Z">
              <w:tcPr>
                <w:tcW w:w="1457" w:type="dxa"/>
                <w:gridSpan w:val="2"/>
              </w:tcPr>
            </w:tcPrChange>
          </w:tcPr>
          <w:p w14:paraId="7FF9E5CF" w14:textId="77777777" w:rsidR="005431B0" w:rsidRDefault="00000000">
            <w:r>
              <w:t>字典单选</w:t>
            </w:r>
          </w:p>
        </w:tc>
        <w:tc>
          <w:tcPr>
            <w:tcW w:w="655" w:type="pct"/>
            <w:tcPrChange w:id="1233" w:author="SQ C" w:date="2026-01-30T20:49:00Z" w16du:dateUtc="2026-01-30T12:49:00Z">
              <w:tcPr>
                <w:tcW w:w="1857" w:type="dxa"/>
                <w:gridSpan w:val="2"/>
              </w:tcPr>
            </w:tcPrChange>
          </w:tcPr>
          <w:p w14:paraId="30F2295E" w14:textId="77777777" w:rsidR="005431B0" w:rsidRDefault="00000000">
            <w:r>
              <w:t>否</w:t>
            </w:r>
          </w:p>
        </w:tc>
      </w:tr>
    </w:tbl>
    <w:p w14:paraId="18784AA1" w14:textId="77777777" w:rsidR="005431B0" w:rsidRDefault="005431B0">
      <w:pPr>
        <w:rPr>
          <w:rFonts w:ascii="宋体" w:eastAsia="宋体" w:hAnsi="宋体" w:cs="宋体" w:hint="eastAsia"/>
          <w:sz w:val="32"/>
          <w:szCs w:val="32"/>
        </w:rPr>
        <w:sectPr w:rsidR="005431B0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23E80BD4" w14:textId="77777777" w:rsidR="005431B0" w:rsidRDefault="00000000">
      <w:pPr>
        <w:rPr>
          <w:rFonts w:ascii="宋体" w:eastAsia="宋体" w:hAnsi="宋体" w:cs="宋体" w:hint="eastAsia"/>
          <w:sz w:val="44"/>
          <w:szCs w:val="44"/>
        </w:rPr>
      </w:pPr>
      <w:r>
        <w:rPr>
          <w:rFonts w:ascii="宋体" w:eastAsia="宋体" w:hAnsi="宋体" w:cs="宋体" w:hint="eastAsia"/>
          <w:sz w:val="44"/>
          <w:szCs w:val="44"/>
        </w:rPr>
        <w:lastRenderedPageBreak/>
        <w:t>教师表</w:t>
      </w: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234" w:author="SQ C" w:date="2026-01-30T20:49:00Z" w16du:dateUtc="2026-01-30T12:49:00Z">
          <w:tblPr>
            <w:tblW w:w="4994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507"/>
        <w:gridCol w:w="1710"/>
        <w:gridCol w:w="1359"/>
        <w:gridCol w:w="456"/>
        <w:gridCol w:w="541"/>
        <w:gridCol w:w="1717"/>
        <w:gridCol w:w="944"/>
        <w:gridCol w:w="1052"/>
        <w:tblGridChange w:id="1235">
          <w:tblGrid>
            <w:gridCol w:w="113"/>
            <w:gridCol w:w="418"/>
            <w:gridCol w:w="89"/>
            <w:gridCol w:w="1678"/>
            <w:gridCol w:w="32"/>
            <w:gridCol w:w="1359"/>
            <w:gridCol w:w="15"/>
            <w:gridCol w:w="441"/>
            <w:gridCol w:w="15"/>
            <w:gridCol w:w="526"/>
            <w:gridCol w:w="39"/>
            <w:gridCol w:w="1678"/>
            <w:gridCol w:w="39"/>
            <w:gridCol w:w="905"/>
            <w:gridCol w:w="74"/>
            <w:gridCol w:w="978"/>
            <w:gridCol w:w="113"/>
          </w:tblGrid>
        </w:tblGridChange>
      </w:tblGrid>
      <w:tr w:rsidR="005431B0" w14:paraId="46A1A60E" w14:textId="77777777" w:rsidTr="0095542F">
        <w:trPr>
          <w:trHeight w:val="462"/>
          <w:jc w:val="center"/>
          <w:trPrChange w:id="1236" w:author="SQ C" w:date="2026-01-30T20:49:00Z" w16du:dateUtc="2026-01-30T12:49:00Z">
            <w:trPr>
              <w:trHeight w:val="462"/>
              <w:jc w:val="center"/>
            </w:trPr>
          </w:trPrChange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37" w:author="SQ C" w:date="2026-01-30T20:49:00Z" w16du:dateUtc="2026-01-30T12:49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9BDE18C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实体名称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38" w:author="SQ C" w:date="2026-01-30T20:49:00Z" w16du:dateUtc="2026-01-30T12:49:00Z">
              <w:tcPr>
                <w:tcW w:w="10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C2B35A4" w14:textId="77777777" w:rsidR="005431B0" w:rsidRDefault="00000000">
            <w:r>
              <w:t>Teacher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39" w:author="SQ C" w:date="2026-01-30T20:49:00Z" w16du:dateUtc="2026-01-30T12:49:00Z">
              <w:tcPr>
                <w:tcW w:w="83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E53464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40" w:author="SQ C" w:date="2026-01-30T20:49:00Z" w16du:dateUtc="2026-01-30T12:49:00Z">
              <w:tcPr>
                <w:tcW w:w="2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0B5AA38" w14:textId="77777777" w:rsidR="005431B0" w:rsidRDefault="00000000">
            <w:r>
              <w:t>教师信息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41" w:author="SQ C" w:date="2026-01-30T20:49:00Z" w16du:dateUtc="2026-01-30T12:49:00Z">
              <w:tcPr>
                <w:tcW w:w="33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CB11C0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42" w:author="SQ C" w:date="2026-01-30T20:49:00Z" w16du:dateUtc="2026-01-30T12:49:00Z">
              <w:tcPr>
                <w:tcW w:w="97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45017C9" w14:textId="77777777" w:rsidR="005431B0" w:rsidRDefault="00000000">
            <w:proofErr w:type="spellStart"/>
            <w:r>
              <w:t>sam:competition</w:t>
            </w:r>
            <w:proofErr w:type="spellEnd"/>
            <w:r>
              <w:t>:</w:t>
            </w:r>
            <w:r>
              <w:t>教师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43" w:author="SQ C" w:date="2026-01-30T20:49:00Z" w16du:dateUtc="2026-01-30T12:49:00Z">
              <w:tcPr>
                <w:tcW w:w="58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CEF9161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44" w:author="SQ C" w:date="2026-01-30T20:49:00Z" w16du:dateUtc="2026-01-30T12:49:00Z">
              <w:tcPr>
                <w:tcW w:w="6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DA8FA93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7D2DEDA5" w14:textId="77777777" w:rsidTr="0095542F">
        <w:trPr>
          <w:trHeight w:val="462"/>
          <w:jc w:val="center"/>
          <w:trPrChange w:id="1245" w:author="SQ C" w:date="2026-01-30T20:49:00Z" w16du:dateUtc="2026-01-30T12:49:00Z">
            <w:trPr>
              <w:trHeight w:val="462"/>
              <w:jc w:val="center"/>
            </w:trPr>
          </w:trPrChange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46" w:author="SQ C" w:date="2026-01-30T20:49:00Z" w16du:dateUtc="2026-01-30T12:49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6C39F5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字段编号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47" w:author="SQ C" w:date="2026-01-30T20:49:00Z" w16du:dateUtc="2026-01-30T12:49:00Z">
              <w:tcPr>
                <w:tcW w:w="10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CF841CC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字段名称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48" w:author="SQ C" w:date="2026-01-30T20:49:00Z" w16du:dateUtc="2026-01-30T12:49:00Z">
              <w:tcPr>
                <w:tcW w:w="83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B01081F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49" w:author="SQ C" w:date="2026-01-30T20:49:00Z" w16du:dateUtc="2026-01-30T12:49:00Z">
              <w:tcPr>
                <w:tcW w:w="2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1A18560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中文名称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50" w:author="SQ C" w:date="2026-01-30T20:49:00Z" w16du:dateUtc="2026-01-30T12:49:00Z">
              <w:tcPr>
                <w:tcW w:w="33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C866DF2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约束关系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51" w:author="SQ C" w:date="2026-01-30T20:49:00Z" w16du:dateUtc="2026-01-30T12:49:00Z">
              <w:tcPr>
                <w:tcW w:w="97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C34ADFC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备注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52" w:author="SQ C" w:date="2026-01-30T20:49:00Z" w16du:dateUtc="2026-01-30T12:49:00Z">
              <w:tcPr>
                <w:tcW w:w="58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C038AEA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组件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53" w:author="SQ C" w:date="2026-01-30T20:49:00Z" w16du:dateUtc="2026-01-30T12:49:00Z">
              <w:tcPr>
                <w:tcW w:w="6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EF52233" w14:textId="77777777" w:rsidR="005431B0" w:rsidRDefault="00000000">
            <w:pPr>
              <w:widowControl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搜索条件</w:t>
            </w:r>
          </w:p>
        </w:tc>
      </w:tr>
      <w:tr w:rsidR="005431B0" w14:paraId="6B19D2CE" w14:textId="77777777" w:rsidTr="0095542F">
        <w:trPr>
          <w:trHeight w:val="462"/>
          <w:jc w:val="center"/>
          <w:trPrChange w:id="1254" w:author="SQ C" w:date="2026-01-30T20:49:00Z" w16du:dateUtc="2026-01-30T12:49:00Z">
            <w:trPr>
              <w:trHeight w:val="462"/>
              <w:jc w:val="center"/>
            </w:trPr>
          </w:trPrChange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55" w:author="SQ C" w:date="2026-01-30T20:49:00Z" w16du:dateUtc="2026-01-30T12:49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FAD5401" w14:textId="77777777" w:rsidR="005431B0" w:rsidRDefault="00000000">
            <w:r>
              <w:t>1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56" w:author="SQ C" w:date="2026-01-30T20:49:00Z" w16du:dateUtc="2026-01-30T12:49:00Z">
              <w:tcPr>
                <w:tcW w:w="10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77CB056" w14:textId="77777777" w:rsidR="005431B0" w:rsidRDefault="00000000">
            <w:proofErr w:type="spellStart"/>
            <w:r>
              <w:t>teacher_id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57" w:author="SQ C" w:date="2026-01-30T20:49:00Z" w16du:dateUtc="2026-01-30T12:49:00Z">
              <w:tcPr>
                <w:tcW w:w="83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585A464" w14:textId="77777777" w:rsidR="005431B0" w:rsidRDefault="00000000">
            <w:r>
              <w:t>Long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58" w:author="SQ C" w:date="2026-01-30T20:49:00Z" w16du:dateUtc="2026-01-30T12:49:00Z">
              <w:tcPr>
                <w:tcW w:w="2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3005F4E" w14:textId="77777777" w:rsidR="005431B0" w:rsidRDefault="00000000">
            <w:r>
              <w:t>教师</w:t>
            </w:r>
            <w:r>
              <w:t>ID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59" w:author="SQ C" w:date="2026-01-30T20:49:00Z" w16du:dateUtc="2026-01-30T12:49:00Z">
              <w:tcPr>
                <w:tcW w:w="33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054F80C" w14:textId="77777777" w:rsidR="005431B0" w:rsidRDefault="00000000">
            <w:r>
              <w:t>唯一</w:t>
            </w:r>
            <w:r>
              <w:t>,</w:t>
            </w:r>
            <w:r>
              <w:t>非空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60" w:author="SQ C" w:date="2026-01-30T20:49:00Z" w16du:dateUtc="2026-01-30T12:49:00Z">
              <w:tcPr>
                <w:tcW w:w="97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BCAD7D" w14:textId="77777777" w:rsidR="005431B0" w:rsidRDefault="00000000">
            <w:r>
              <w:t>内部主键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61" w:author="SQ C" w:date="2026-01-30T20:49:00Z" w16du:dateUtc="2026-01-30T12:49:00Z">
              <w:tcPr>
                <w:tcW w:w="58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F58790A" w14:textId="77777777" w:rsidR="005431B0" w:rsidRDefault="00000000">
            <w:r>
              <w:t>文本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62" w:author="SQ C" w:date="2026-01-30T20:49:00Z" w16du:dateUtc="2026-01-30T12:49:00Z">
              <w:tcPr>
                <w:tcW w:w="6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0284C4D" w14:textId="77777777" w:rsidR="005431B0" w:rsidRDefault="00000000">
            <w:r>
              <w:t>否</w:t>
            </w:r>
          </w:p>
        </w:tc>
      </w:tr>
      <w:tr w:rsidR="005431B0" w14:paraId="100048F9" w14:textId="77777777" w:rsidTr="0095542F">
        <w:trPr>
          <w:trHeight w:val="462"/>
          <w:jc w:val="center"/>
          <w:trPrChange w:id="1263" w:author="SQ C" w:date="2026-01-30T20:49:00Z" w16du:dateUtc="2026-01-30T12:49:00Z">
            <w:trPr>
              <w:trHeight w:val="462"/>
              <w:jc w:val="center"/>
            </w:trPr>
          </w:trPrChange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64" w:author="SQ C" w:date="2026-01-30T20:49:00Z" w16du:dateUtc="2026-01-30T12:49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503ED60" w14:textId="77777777" w:rsidR="005431B0" w:rsidRDefault="00000000">
            <w:r>
              <w:t>2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65" w:author="SQ C" w:date="2026-01-30T20:49:00Z" w16du:dateUtc="2026-01-30T12:49:00Z">
              <w:tcPr>
                <w:tcW w:w="10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2B6800D" w14:textId="77777777" w:rsidR="005431B0" w:rsidRDefault="00000000">
            <w:r>
              <w:t>name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66" w:author="SQ C" w:date="2026-01-30T20:49:00Z" w16du:dateUtc="2026-01-30T12:49:00Z">
              <w:tcPr>
                <w:tcW w:w="83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E5B3616" w14:textId="77777777" w:rsidR="005431B0" w:rsidRDefault="00000000">
            <w:proofErr w:type="gramStart"/>
            <w:r>
              <w:t>String(</w:t>
            </w:r>
            <w:proofErr w:type="gramEnd"/>
            <w:r>
              <w:t>20)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67" w:author="SQ C" w:date="2026-01-30T20:49:00Z" w16du:dateUtc="2026-01-30T12:49:00Z">
              <w:tcPr>
                <w:tcW w:w="2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C36A8C9" w14:textId="77777777" w:rsidR="005431B0" w:rsidRDefault="00000000">
            <w:r>
              <w:t>教师姓名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68" w:author="SQ C" w:date="2026-01-30T20:49:00Z" w16du:dateUtc="2026-01-30T12:49:00Z">
              <w:tcPr>
                <w:tcW w:w="33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7F5E2BD" w14:textId="77777777" w:rsidR="005431B0" w:rsidRDefault="00000000">
            <w:r>
              <w:t>非空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69" w:author="SQ C" w:date="2026-01-30T20:49:00Z" w16du:dateUtc="2026-01-30T12:49:00Z">
              <w:tcPr>
                <w:tcW w:w="97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F083D95" w14:textId="77777777" w:rsidR="005431B0" w:rsidRDefault="00000000">
            <w:r>
              <w:t>名称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70" w:author="SQ C" w:date="2026-01-30T20:49:00Z" w16du:dateUtc="2026-01-30T12:49:00Z">
              <w:tcPr>
                <w:tcW w:w="58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A2F5D90" w14:textId="77777777" w:rsidR="005431B0" w:rsidRDefault="00000000">
            <w:r>
              <w:t>文本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71" w:author="SQ C" w:date="2026-01-30T20:49:00Z" w16du:dateUtc="2026-01-30T12:49:00Z">
              <w:tcPr>
                <w:tcW w:w="6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6252E63" w14:textId="77777777" w:rsidR="005431B0" w:rsidRDefault="00000000">
            <w:r>
              <w:t>是</w:t>
            </w:r>
          </w:p>
        </w:tc>
      </w:tr>
      <w:tr w:rsidR="005431B0" w14:paraId="19FF8F48" w14:textId="77777777" w:rsidTr="0095542F">
        <w:trPr>
          <w:trHeight w:val="477"/>
          <w:jc w:val="center"/>
          <w:trPrChange w:id="1272" w:author="SQ C" w:date="2026-01-30T20:49:00Z" w16du:dateUtc="2026-01-30T12:49:00Z">
            <w:trPr>
              <w:trHeight w:val="477"/>
              <w:jc w:val="center"/>
            </w:trPr>
          </w:trPrChange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73" w:author="SQ C" w:date="2026-01-30T20:49:00Z" w16du:dateUtc="2026-01-30T12:49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B7153F9" w14:textId="77777777" w:rsidR="005431B0" w:rsidRDefault="00000000">
            <w:r>
              <w:t>3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74" w:author="SQ C" w:date="2026-01-30T20:49:00Z" w16du:dateUtc="2026-01-30T12:49:00Z">
              <w:tcPr>
                <w:tcW w:w="10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5AF4049" w14:textId="77777777" w:rsidR="005431B0" w:rsidRDefault="00000000">
            <w:r>
              <w:t>no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75" w:author="SQ C" w:date="2026-01-30T20:49:00Z" w16du:dateUtc="2026-01-30T12:49:00Z">
              <w:tcPr>
                <w:tcW w:w="83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F421FA4" w14:textId="77777777" w:rsidR="005431B0" w:rsidRDefault="00000000">
            <w:proofErr w:type="gramStart"/>
            <w:r>
              <w:t>String(</w:t>
            </w:r>
            <w:proofErr w:type="gramEnd"/>
            <w:r>
              <w:t>32)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76" w:author="SQ C" w:date="2026-01-30T20:49:00Z" w16du:dateUtc="2026-01-30T12:49:00Z">
              <w:tcPr>
                <w:tcW w:w="2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6C4985D" w14:textId="77777777" w:rsidR="005431B0" w:rsidRDefault="00000000">
            <w:r>
              <w:t>工号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77" w:author="SQ C" w:date="2026-01-30T20:49:00Z" w16du:dateUtc="2026-01-30T12:49:00Z">
              <w:tcPr>
                <w:tcW w:w="33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F16140E" w14:textId="77777777" w:rsidR="005431B0" w:rsidRDefault="00000000">
            <w:r>
              <w:t>唯一</w:t>
            </w:r>
            <w:r>
              <w:t>,</w:t>
            </w:r>
            <w:r>
              <w:t>非空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78" w:author="SQ C" w:date="2026-01-30T20:49:00Z" w16du:dateUtc="2026-01-30T12:49:00Z">
              <w:tcPr>
                <w:tcW w:w="97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D0C490F" w14:textId="77777777" w:rsidR="005431B0" w:rsidRDefault="00000000">
            <w:r>
              <w:t>工号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79" w:author="SQ C" w:date="2026-01-30T20:49:00Z" w16du:dateUtc="2026-01-30T12:49:00Z">
              <w:tcPr>
                <w:tcW w:w="58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B5B948D" w14:textId="77777777" w:rsidR="005431B0" w:rsidRDefault="00000000">
            <w:r>
              <w:t>文本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80" w:author="SQ C" w:date="2026-01-30T20:49:00Z" w16du:dateUtc="2026-01-30T12:49:00Z">
              <w:tcPr>
                <w:tcW w:w="6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35E9F5E" w14:textId="77777777" w:rsidR="005431B0" w:rsidRDefault="00000000">
            <w:r>
              <w:t>是</w:t>
            </w:r>
          </w:p>
        </w:tc>
      </w:tr>
      <w:tr w:rsidR="005431B0" w14:paraId="53C1C320" w14:textId="77777777" w:rsidTr="0095542F">
        <w:trPr>
          <w:trHeight w:val="481"/>
          <w:jc w:val="center"/>
          <w:trPrChange w:id="1281" w:author="SQ C" w:date="2026-01-30T20:49:00Z" w16du:dateUtc="2026-01-30T12:49:00Z">
            <w:trPr>
              <w:trHeight w:val="481"/>
              <w:jc w:val="center"/>
            </w:trPr>
          </w:trPrChange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82" w:author="SQ C" w:date="2026-01-30T20:49:00Z" w16du:dateUtc="2026-01-30T12:49:00Z">
              <w:tcPr>
                <w:tcW w:w="31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014B132" w14:textId="77777777" w:rsidR="005431B0" w:rsidRDefault="00000000">
            <w:r>
              <w:t>4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83" w:author="SQ C" w:date="2026-01-30T20:49:00Z" w16du:dateUtc="2026-01-30T12:49:00Z">
              <w:tcPr>
                <w:tcW w:w="1043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4DE68B0" w14:textId="77777777" w:rsidR="005431B0" w:rsidRDefault="00000000">
            <w:proofErr w:type="spellStart"/>
            <w:r>
              <w:t>dep_id</w:t>
            </w:r>
            <w:proofErr w:type="spellEnd"/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84" w:author="SQ C" w:date="2026-01-30T20:49:00Z" w16du:dateUtc="2026-01-30T12:49:00Z">
              <w:tcPr>
                <w:tcW w:w="831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362F125" w14:textId="77777777" w:rsidR="005431B0" w:rsidRDefault="00000000">
            <w:r>
              <w:t>Long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85" w:author="SQ C" w:date="2026-01-30T20:49:00Z" w16du:dateUtc="2026-01-30T12:49:00Z">
              <w:tcPr>
                <w:tcW w:w="267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5C9EB51" w14:textId="77777777" w:rsidR="005431B0" w:rsidRDefault="00000000">
            <w:r>
              <w:t>部门</w:t>
            </w:r>
            <w:r>
              <w:t>/</w:t>
            </w:r>
            <w:r>
              <w:t>学院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86" w:author="SQ C" w:date="2026-01-30T20:49:00Z" w16du:dateUtc="2026-01-30T12:49:00Z">
              <w:tcPr>
                <w:tcW w:w="338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E5531DA" w14:textId="77777777" w:rsidR="005431B0" w:rsidRDefault="00000000">
            <w:r>
              <w:t>非空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87" w:author="SQ C" w:date="2026-01-30T20:49:00Z" w16du:dateUtc="2026-01-30T12:49:00Z">
              <w:tcPr>
                <w:tcW w:w="972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5667793" w14:textId="77777777" w:rsidR="005431B0" w:rsidRDefault="00000000">
            <w:r>
              <w:t>对应</w:t>
            </w:r>
            <w:proofErr w:type="spellStart"/>
            <w:r>
              <w:t>sys_dept.dept_id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88" w:author="SQ C" w:date="2026-01-30T20:49:00Z" w16du:dateUtc="2026-01-30T12:49:00Z">
              <w:tcPr>
                <w:tcW w:w="580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7061426" w14:textId="77777777" w:rsidR="005431B0" w:rsidRDefault="00000000">
            <w:r>
              <w:t>部门选择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89" w:author="SQ C" w:date="2026-01-30T20:49:00Z" w16du:dateUtc="2026-01-30T12:49:00Z">
              <w:tcPr>
                <w:tcW w:w="646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F3FD629" w14:textId="77777777" w:rsidR="005431B0" w:rsidRDefault="00000000">
            <w:r>
              <w:t>是</w:t>
            </w:r>
          </w:p>
        </w:tc>
      </w:tr>
      <w:tr w:rsidR="005431B0" w14:paraId="5D995E4C" w14:textId="77777777" w:rsidTr="0095542F">
        <w:trPr>
          <w:jc w:val="center"/>
          <w:trPrChange w:id="1290" w:author="SQ C" w:date="2026-01-30T20:49:00Z" w16du:dateUtc="2026-01-30T12:49:00Z">
            <w:trPr>
              <w:jc w:val="center"/>
            </w:trPr>
          </w:trPrChange>
        </w:trPr>
        <w:tc>
          <w:tcPr>
            <w:tcW w:w="312" w:type="pct"/>
            <w:tcPrChange w:id="1291" w:author="SQ C" w:date="2026-01-30T20:49:00Z" w16du:dateUtc="2026-01-30T12:49:00Z">
              <w:tcPr>
                <w:tcW w:w="516" w:type="dxa"/>
                <w:gridSpan w:val="2"/>
              </w:tcPr>
            </w:tcPrChange>
          </w:tcPr>
          <w:p w14:paraId="3C6E9ADA" w14:textId="77777777" w:rsidR="005431B0" w:rsidRDefault="00000000">
            <w:r>
              <w:t>7</w:t>
            </w:r>
          </w:p>
        </w:tc>
        <w:tc>
          <w:tcPr>
            <w:tcW w:w="1038" w:type="pct"/>
            <w:tcPrChange w:id="1292" w:author="SQ C" w:date="2026-01-30T20:49:00Z" w16du:dateUtc="2026-01-30T12:49:00Z">
              <w:tcPr>
                <w:tcW w:w="1751" w:type="dxa"/>
                <w:gridSpan w:val="2"/>
              </w:tcPr>
            </w:tcPrChange>
          </w:tcPr>
          <w:p w14:paraId="7A3776E2" w14:textId="77777777" w:rsidR="005431B0" w:rsidRDefault="00000000">
            <w:r>
              <w:t>status</w:t>
            </w:r>
          </w:p>
        </w:tc>
        <w:tc>
          <w:tcPr>
            <w:tcW w:w="826" w:type="pct"/>
            <w:tcPrChange w:id="1293" w:author="SQ C" w:date="2026-01-30T20:49:00Z" w16du:dateUtc="2026-01-30T12:49:00Z">
              <w:tcPr>
                <w:tcW w:w="1390" w:type="dxa"/>
                <w:gridSpan w:val="3"/>
              </w:tcPr>
            </w:tcPrChange>
          </w:tcPr>
          <w:p w14:paraId="3CD8A633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268" w:type="pct"/>
            <w:tcPrChange w:id="1294" w:author="SQ C" w:date="2026-01-30T20:49:00Z" w16du:dateUtc="2026-01-30T12:49:00Z">
              <w:tcPr>
                <w:tcW w:w="456" w:type="dxa"/>
                <w:gridSpan w:val="2"/>
              </w:tcPr>
            </w:tcPrChange>
          </w:tcPr>
          <w:p w14:paraId="5E6CD428" w14:textId="77777777" w:rsidR="005431B0" w:rsidRDefault="00000000">
            <w:r>
              <w:t>状态</w:t>
            </w:r>
          </w:p>
        </w:tc>
        <w:tc>
          <w:tcPr>
            <w:tcW w:w="332" w:type="pct"/>
            <w:tcPrChange w:id="1295" w:author="SQ C" w:date="2026-01-30T20:49:00Z" w16du:dateUtc="2026-01-30T12:49:00Z">
              <w:tcPr>
                <w:tcW w:w="550" w:type="dxa"/>
                <w:gridSpan w:val="2"/>
              </w:tcPr>
            </w:tcPrChange>
          </w:tcPr>
          <w:p w14:paraId="1013F660" w14:textId="77777777" w:rsidR="005431B0" w:rsidRDefault="005431B0"/>
        </w:tc>
        <w:tc>
          <w:tcPr>
            <w:tcW w:w="1009" w:type="pct"/>
            <w:tcPrChange w:id="1296" w:author="SQ C" w:date="2026-01-30T20:49:00Z" w16du:dateUtc="2026-01-30T12:49:00Z">
              <w:tcPr>
                <w:tcW w:w="1810" w:type="dxa"/>
                <w:gridSpan w:val="2"/>
              </w:tcPr>
            </w:tcPrChange>
          </w:tcPr>
          <w:p w14:paraId="68DF6D4E" w14:textId="77777777" w:rsidR="005431B0" w:rsidRDefault="00000000">
            <w:r>
              <w:t>0</w:t>
            </w:r>
            <w:r>
              <w:t>停用</w:t>
            </w:r>
            <w:r>
              <w:t xml:space="preserve"> 1</w:t>
            </w:r>
            <w:r>
              <w:t>正常</w:t>
            </w:r>
          </w:p>
        </w:tc>
        <w:tc>
          <w:tcPr>
            <w:tcW w:w="575" w:type="pct"/>
            <w:tcPrChange w:id="1297" w:author="SQ C" w:date="2026-01-30T20:49:00Z" w16du:dateUtc="2026-01-30T12:49:00Z">
              <w:tcPr>
                <w:tcW w:w="963" w:type="dxa"/>
                <w:gridSpan w:val="2"/>
              </w:tcPr>
            </w:tcPrChange>
          </w:tcPr>
          <w:p w14:paraId="5E713E86" w14:textId="77777777" w:rsidR="005431B0" w:rsidRDefault="00000000">
            <w:r>
              <w:t>字典单选</w:t>
            </w:r>
          </w:p>
        </w:tc>
        <w:tc>
          <w:tcPr>
            <w:tcW w:w="641" w:type="pct"/>
            <w:tcPrChange w:id="1298" w:author="SQ C" w:date="2026-01-30T20:49:00Z" w16du:dateUtc="2026-01-30T12:49:00Z">
              <w:tcPr>
                <w:tcW w:w="1076" w:type="dxa"/>
                <w:gridSpan w:val="2"/>
              </w:tcPr>
            </w:tcPrChange>
          </w:tcPr>
          <w:p w14:paraId="397877D1" w14:textId="77777777" w:rsidR="005431B0" w:rsidRDefault="00000000">
            <w:r>
              <w:t>是</w:t>
            </w:r>
          </w:p>
        </w:tc>
      </w:tr>
      <w:tr w:rsidR="005431B0" w14:paraId="54FE9F99" w14:textId="77777777" w:rsidTr="0095542F">
        <w:trPr>
          <w:jc w:val="center"/>
          <w:trPrChange w:id="1299" w:author="SQ C" w:date="2026-01-30T20:49:00Z" w16du:dateUtc="2026-01-30T12:49:00Z">
            <w:trPr>
              <w:jc w:val="center"/>
            </w:trPr>
          </w:trPrChange>
        </w:trPr>
        <w:tc>
          <w:tcPr>
            <w:tcW w:w="312" w:type="pct"/>
            <w:tcPrChange w:id="1300" w:author="SQ C" w:date="2026-01-30T20:49:00Z" w16du:dateUtc="2026-01-30T12:49:00Z">
              <w:tcPr>
                <w:tcW w:w="516" w:type="dxa"/>
                <w:gridSpan w:val="2"/>
              </w:tcPr>
            </w:tcPrChange>
          </w:tcPr>
          <w:p w14:paraId="5FC36D7D" w14:textId="77777777" w:rsidR="005431B0" w:rsidRDefault="00000000">
            <w:r>
              <w:t>8</w:t>
            </w:r>
          </w:p>
        </w:tc>
        <w:tc>
          <w:tcPr>
            <w:tcW w:w="1038" w:type="pct"/>
            <w:tcPrChange w:id="1301" w:author="SQ C" w:date="2026-01-30T20:49:00Z" w16du:dateUtc="2026-01-30T12:49:00Z">
              <w:tcPr>
                <w:tcW w:w="1751" w:type="dxa"/>
                <w:gridSpan w:val="2"/>
              </w:tcPr>
            </w:tcPrChange>
          </w:tcPr>
          <w:p w14:paraId="674C331E" w14:textId="77777777" w:rsidR="005431B0" w:rsidRDefault="00000000">
            <w:proofErr w:type="spellStart"/>
            <w:r>
              <w:t>create_by</w:t>
            </w:r>
            <w:proofErr w:type="spellEnd"/>
          </w:p>
        </w:tc>
        <w:tc>
          <w:tcPr>
            <w:tcW w:w="826" w:type="pct"/>
            <w:tcPrChange w:id="1302" w:author="SQ C" w:date="2026-01-30T20:49:00Z" w16du:dateUtc="2026-01-30T12:49:00Z">
              <w:tcPr>
                <w:tcW w:w="1390" w:type="dxa"/>
                <w:gridSpan w:val="3"/>
              </w:tcPr>
            </w:tcPrChange>
          </w:tcPr>
          <w:p w14:paraId="7151F683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268" w:type="pct"/>
            <w:tcPrChange w:id="1303" w:author="SQ C" w:date="2026-01-30T20:49:00Z" w16du:dateUtc="2026-01-30T12:49:00Z">
              <w:tcPr>
                <w:tcW w:w="456" w:type="dxa"/>
                <w:gridSpan w:val="2"/>
              </w:tcPr>
            </w:tcPrChange>
          </w:tcPr>
          <w:p w14:paraId="706B0004" w14:textId="77777777" w:rsidR="005431B0" w:rsidRDefault="00000000">
            <w:r>
              <w:t>创建人</w:t>
            </w:r>
          </w:p>
        </w:tc>
        <w:tc>
          <w:tcPr>
            <w:tcW w:w="332" w:type="pct"/>
            <w:tcPrChange w:id="1304" w:author="SQ C" w:date="2026-01-30T20:49:00Z" w16du:dateUtc="2026-01-30T12:49:00Z">
              <w:tcPr>
                <w:tcW w:w="550" w:type="dxa"/>
                <w:gridSpan w:val="2"/>
              </w:tcPr>
            </w:tcPrChange>
          </w:tcPr>
          <w:p w14:paraId="53EC802E" w14:textId="77777777" w:rsidR="005431B0" w:rsidRDefault="005431B0"/>
        </w:tc>
        <w:tc>
          <w:tcPr>
            <w:tcW w:w="1009" w:type="pct"/>
            <w:tcPrChange w:id="1305" w:author="SQ C" w:date="2026-01-30T20:49:00Z" w16du:dateUtc="2026-01-30T12:49:00Z">
              <w:tcPr>
                <w:tcW w:w="1810" w:type="dxa"/>
                <w:gridSpan w:val="2"/>
              </w:tcPr>
            </w:tcPrChange>
          </w:tcPr>
          <w:p w14:paraId="32FE3FC0" w14:textId="77777777" w:rsidR="005431B0" w:rsidRDefault="005431B0"/>
        </w:tc>
        <w:tc>
          <w:tcPr>
            <w:tcW w:w="575" w:type="pct"/>
            <w:tcPrChange w:id="1306" w:author="SQ C" w:date="2026-01-30T20:49:00Z" w16du:dateUtc="2026-01-30T12:49:00Z">
              <w:tcPr>
                <w:tcW w:w="963" w:type="dxa"/>
                <w:gridSpan w:val="2"/>
              </w:tcPr>
            </w:tcPrChange>
          </w:tcPr>
          <w:p w14:paraId="5EE076D3" w14:textId="77777777" w:rsidR="005431B0" w:rsidRDefault="00000000">
            <w:r>
              <w:t>文本</w:t>
            </w:r>
          </w:p>
        </w:tc>
        <w:tc>
          <w:tcPr>
            <w:tcW w:w="641" w:type="pct"/>
            <w:tcPrChange w:id="1307" w:author="SQ C" w:date="2026-01-30T20:49:00Z" w16du:dateUtc="2026-01-30T12:49:00Z">
              <w:tcPr>
                <w:tcW w:w="1076" w:type="dxa"/>
                <w:gridSpan w:val="2"/>
              </w:tcPr>
            </w:tcPrChange>
          </w:tcPr>
          <w:p w14:paraId="643B60D4" w14:textId="77777777" w:rsidR="005431B0" w:rsidRDefault="00000000">
            <w:r>
              <w:t>否</w:t>
            </w:r>
          </w:p>
        </w:tc>
      </w:tr>
      <w:tr w:rsidR="005431B0" w14:paraId="5A91595D" w14:textId="77777777" w:rsidTr="0095542F">
        <w:trPr>
          <w:jc w:val="center"/>
          <w:trPrChange w:id="1308" w:author="SQ C" w:date="2026-01-30T20:49:00Z" w16du:dateUtc="2026-01-30T12:49:00Z">
            <w:trPr>
              <w:jc w:val="center"/>
            </w:trPr>
          </w:trPrChange>
        </w:trPr>
        <w:tc>
          <w:tcPr>
            <w:tcW w:w="312" w:type="pct"/>
            <w:tcPrChange w:id="1309" w:author="SQ C" w:date="2026-01-30T20:49:00Z" w16du:dateUtc="2026-01-30T12:49:00Z">
              <w:tcPr>
                <w:tcW w:w="516" w:type="dxa"/>
                <w:gridSpan w:val="2"/>
              </w:tcPr>
            </w:tcPrChange>
          </w:tcPr>
          <w:p w14:paraId="473D90B7" w14:textId="77777777" w:rsidR="005431B0" w:rsidRDefault="00000000">
            <w:r>
              <w:t>9</w:t>
            </w:r>
          </w:p>
        </w:tc>
        <w:tc>
          <w:tcPr>
            <w:tcW w:w="1038" w:type="pct"/>
            <w:tcPrChange w:id="1310" w:author="SQ C" w:date="2026-01-30T20:49:00Z" w16du:dateUtc="2026-01-30T12:49:00Z">
              <w:tcPr>
                <w:tcW w:w="1751" w:type="dxa"/>
                <w:gridSpan w:val="2"/>
              </w:tcPr>
            </w:tcPrChange>
          </w:tcPr>
          <w:p w14:paraId="1FE5980C" w14:textId="77777777" w:rsidR="005431B0" w:rsidRDefault="00000000">
            <w:proofErr w:type="spellStart"/>
            <w:r>
              <w:t>create_time</w:t>
            </w:r>
            <w:proofErr w:type="spellEnd"/>
          </w:p>
        </w:tc>
        <w:tc>
          <w:tcPr>
            <w:tcW w:w="826" w:type="pct"/>
            <w:tcPrChange w:id="1311" w:author="SQ C" w:date="2026-01-30T20:49:00Z" w16du:dateUtc="2026-01-30T12:49:00Z">
              <w:tcPr>
                <w:tcW w:w="1390" w:type="dxa"/>
                <w:gridSpan w:val="3"/>
              </w:tcPr>
            </w:tcPrChange>
          </w:tcPr>
          <w:p w14:paraId="4606B67D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268" w:type="pct"/>
            <w:tcPrChange w:id="1312" w:author="SQ C" w:date="2026-01-30T20:49:00Z" w16du:dateUtc="2026-01-30T12:49:00Z">
              <w:tcPr>
                <w:tcW w:w="456" w:type="dxa"/>
                <w:gridSpan w:val="2"/>
              </w:tcPr>
            </w:tcPrChange>
          </w:tcPr>
          <w:p w14:paraId="0A93A0BF" w14:textId="77777777" w:rsidR="005431B0" w:rsidRDefault="00000000">
            <w:r>
              <w:t>创建时间</w:t>
            </w:r>
          </w:p>
        </w:tc>
        <w:tc>
          <w:tcPr>
            <w:tcW w:w="332" w:type="pct"/>
            <w:tcPrChange w:id="1313" w:author="SQ C" w:date="2026-01-30T20:49:00Z" w16du:dateUtc="2026-01-30T12:49:00Z">
              <w:tcPr>
                <w:tcW w:w="550" w:type="dxa"/>
                <w:gridSpan w:val="2"/>
              </w:tcPr>
            </w:tcPrChange>
          </w:tcPr>
          <w:p w14:paraId="5C8A6FDD" w14:textId="77777777" w:rsidR="005431B0" w:rsidRDefault="005431B0"/>
        </w:tc>
        <w:tc>
          <w:tcPr>
            <w:tcW w:w="1009" w:type="pct"/>
            <w:tcPrChange w:id="1314" w:author="SQ C" w:date="2026-01-30T20:49:00Z" w16du:dateUtc="2026-01-30T12:49:00Z">
              <w:tcPr>
                <w:tcW w:w="1810" w:type="dxa"/>
                <w:gridSpan w:val="2"/>
              </w:tcPr>
            </w:tcPrChange>
          </w:tcPr>
          <w:p w14:paraId="45F25F21" w14:textId="77777777" w:rsidR="005431B0" w:rsidRDefault="005431B0"/>
        </w:tc>
        <w:tc>
          <w:tcPr>
            <w:tcW w:w="575" w:type="pct"/>
            <w:tcPrChange w:id="1315" w:author="SQ C" w:date="2026-01-30T20:49:00Z" w16du:dateUtc="2026-01-30T12:49:00Z">
              <w:tcPr>
                <w:tcW w:w="963" w:type="dxa"/>
                <w:gridSpan w:val="2"/>
              </w:tcPr>
            </w:tcPrChange>
          </w:tcPr>
          <w:p w14:paraId="7E3859C3" w14:textId="77777777" w:rsidR="005431B0" w:rsidRDefault="00000000">
            <w:r>
              <w:t>日期时间</w:t>
            </w:r>
          </w:p>
        </w:tc>
        <w:tc>
          <w:tcPr>
            <w:tcW w:w="641" w:type="pct"/>
            <w:tcPrChange w:id="1316" w:author="SQ C" w:date="2026-01-30T20:49:00Z" w16du:dateUtc="2026-01-30T12:49:00Z">
              <w:tcPr>
                <w:tcW w:w="1076" w:type="dxa"/>
                <w:gridSpan w:val="2"/>
              </w:tcPr>
            </w:tcPrChange>
          </w:tcPr>
          <w:p w14:paraId="52D899CE" w14:textId="77777777" w:rsidR="005431B0" w:rsidRDefault="00000000">
            <w:r>
              <w:t>否</w:t>
            </w:r>
          </w:p>
        </w:tc>
      </w:tr>
      <w:tr w:rsidR="005431B0" w14:paraId="244F9451" w14:textId="77777777" w:rsidTr="0095542F">
        <w:trPr>
          <w:jc w:val="center"/>
          <w:trPrChange w:id="1317" w:author="SQ C" w:date="2026-01-30T20:49:00Z" w16du:dateUtc="2026-01-30T12:49:00Z">
            <w:trPr>
              <w:jc w:val="center"/>
            </w:trPr>
          </w:trPrChange>
        </w:trPr>
        <w:tc>
          <w:tcPr>
            <w:tcW w:w="312" w:type="pct"/>
            <w:tcPrChange w:id="1318" w:author="SQ C" w:date="2026-01-30T20:49:00Z" w16du:dateUtc="2026-01-30T12:49:00Z">
              <w:tcPr>
                <w:tcW w:w="516" w:type="dxa"/>
                <w:gridSpan w:val="2"/>
              </w:tcPr>
            </w:tcPrChange>
          </w:tcPr>
          <w:p w14:paraId="151E2359" w14:textId="77777777" w:rsidR="005431B0" w:rsidRDefault="00000000">
            <w:r>
              <w:t>10</w:t>
            </w:r>
          </w:p>
        </w:tc>
        <w:tc>
          <w:tcPr>
            <w:tcW w:w="1038" w:type="pct"/>
            <w:tcPrChange w:id="1319" w:author="SQ C" w:date="2026-01-30T20:49:00Z" w16du:dateUtc="2026-01-30T12:49:00Z">
              <w:tcPr>
                <w:tcW w:w="1751" w:type="dxa"/>
                <w:gridSpan w:val="2"/>
              </w:tcPr>
            </w:tcPrChange>
          </w:tcPr>
          <w:p w14:paraId="403EC9A6" w14:textId="77777777" w:rsidR="005431B0" w:rsidRDefault="00000000">
            <w:proofErr w:type="spellStart"/>
            <w:r>
              <w:t>update_by</w:t>
            </w:r>
            <w:proofErr w:type="spellEnd"/>
          </w:p>
        </w:tc>
        <w:tc>
          <w:tcPr>
            <w:tcW w:w="826" w:type="pct"/>
            <w:tcPrChange w:id="1320" w:author="SQ C" w:date="2026-01-30T20:49:00Z" w16du:dateUtc="2026-01-30T12:49:00Z">
              <w:tcPr>
                <w:tcW w:w="1390" w:type="dxa"/>
                <w:gridSpan w:val="3"/>
              </w:tcPr>
            </w:tcPrChange>
          </w:tcPr>
          <w:p w14:paraId="43CAC79C" w14:textId="77777777" w:rsidR="005431B0" w:rsidRDefault="00000000">
            <w:proofErr w:type="gramStart"/>
            <w:r>
              <w:t>String(</w:t>
            </w:r>
            <w:proofErr w:type="gramEnd"/>
            <w:r>
              <w:t>64)</w:t>
            </w:r>
          </w:p>
        </w:tc>
        <w:tc>
          <w:tcPr>
            <w:tcW w:w="268" w:type="pct"/>
            <w:tcPrChange w:id="1321" w:author="SQ C" w:date="2026-01-30T20:49:00Z" w16du:dateUtc="2026-01-30T12:49:00Z">
              <w:tcPr>
                <w:tcW w:w="456" w:type="dxa"/>
                <w:gridSpan w:val="2"/>
              </w:tcPr>
            </w:tcPrChange>
          </w:tcPr>
          <w:p w14:paraId="55589180" w14:textId="77777777" w:rsidR="005431B0" w:rsidRDefault="00000000">
            <w:r>
              <w:t>更新人</w:t>
            </w:r>
          </w:p>
        </w:tc>
        <w:tc>
          <w:tcPr>
            <w:tcW w:w="332" w:type="pct"/>
            <w:tcPrChange w:id="1322" w:author="SQ C" w:date="2026-01-30T20:49:00Z" w16du:dateUtc="2026-01-30T12:49:00Z">
              <w:tcPr>
                <w:tcW w:w="550" w:type="dxa"/>
                <w:gridSpan w:val="2"/>
              </w:tcPr>
            </w:tcPrChange>
          </w:tcPr>
          <w:p w14:paraId="41D2AF92" w14:textId="77777777" w:rsidR="005431B0" w:rsidRDefault="005431B0"/>
        </w:tc>
        <w:tc>
          <w:tcPr>
            <w:tcW w:w="1009" w:type="pct"/>
            <w:tcPrChange w:id="1323" w:author="SQ C" w:date="2026-01-30T20:49:00Z" w16du:dateUtc="2026-01-30T12:49:00Z">
              <w:tcPr>
                <w:tcW w:w="1810" w:type="dxa"/>
                <w:gridSpan w:val="2"/>
              </w:tcPr>
            </w:tcPrChange>
          </w:tcPr>
          <w:p w14:paraId="4AA6463C" w14:textId="77777777" w:rsidR="005431B0" w:rsidRDefault="005431B0"/>
        </w:tc>
        <w:tc>
          <w:tcPr>
            <w:tcW w:w="575" w:type="pct"/>
            <w:tcPrChange w:id="1324" w:author="SQ C" w:date="2026-01-30T20:49:00Z" w16du:dateUtc="2026-01-30T12:49:00Z">
              <w:tcPr>
                <w:tcW w:w="963" w:type="dxa"/>
                <w:gridSpan w:val="2"/>
              </w:tcPr>
            </w:tcPrChange>
          </w:tcPr>
          <w:p w14:paraId="67E14F99" w14:textId="77777777" w:rsidR="005431B0" w:rsidRDefault="00000000">
            <w:r>
              <w:t>文本</w:t>
            </w:r>
          </w:p>
        </w:tc>
        <w:tc>
          <w:tcPr>
            <w:tcW w:w="641" w:type="pct"/>
            <w:tcPrChange w:id="1325" w:author="SQ C" w:date="2026-01-30T20:49:00Z" w16du:dateUtc="2026-01-30T12:49:00Z">
              <w:tcPr>
                <w:tcW w:w="1076" w:type="dxa"/>
                <w:gridSpan w:val="2"/>
              </w:tcPr>
            </w:tcPrChange>
          </w:tcPr>
          <w:p w14:paraId="49B79EB0" w14:textId="77777777" w:rsidR="005431B0" w:rsidRDefault="00000000">
            <w:r>
              <w:t>否</w:t>
            </w:r>
          </w:p>
        </w:tc>
      </w:tr>
      <w:tr w:rsidR="005431B0" w14:paraId="43502BFA" w14:textId="77777777" w:rsidTr="0095542F">
        <w:trPr>
          <w:jc w:val="center"/>
          <w:trPrChange w:id="1326" w:author="SQ C" w:date="2026-01-30T20:49:00Z" w16du:dateUtc="2026-01-30T12:49:00Z">
            <w:trPr>
              <w:jc w:val="center"/>
            </w:trPr>
          </w:trPrChange>
        </w:trPr>
        <w:tc>
          <w:tcPr>
            <w:tcW w:w="312" w:type="pct"/>
            <w:tcPrChange w:id="1327" w:author="SQ C" w:date="2026-01-30T20:49:00Z" w16du:dateUtc="2026-01-30T12:49:00Z">
              <w:tcPr>
                <w:tcW w:w="516" w:type="dxa"/>
                <w:gridSpan w:val="2"/>
              </w:tcPr>
            </w:tcPrChange>
          </w:tcPr>
          <w:p w14:paraId="1BF99AC1" w14:textId="77777777" w:rsidR="005431B0" w:rsidRDefault="00000000">
            <w:r>
              <w:t>11</w:t>
            </w:r>
          </w:p>
        </w:tc>
        <w:tc>
          <w:tcPr>
            <w:tcW w:w="1038" w:type="pct"/>
            <w:tcPrChange w:id="1328" w:author="SQ C" w:date="2026-01-30T20:49:00Z" w16du:dateUtc="2026-01-30T12:49:00Z">
              <w:tcPr>
                <w:tcW w:w="1751" w:type="dxa"/>
                <w:gridSpan w:val="2"/>
              </w:tcPr>
            </w:tcPrChange>
          </w:tcPr>
          <w:p w14:paraId="51B2A1D9" w14:textId="77777777" w:rsidR="005431B0" w:rsidRDefault="00000000">
            <w:proofErr w:type="spellStart"/>
            <w:r>
              <w:t>update_time</w:t>
            </w:r>
            <w:proofErr w:type="spellEnd"/>
          </w:p>
        </w:tc>
        <w:tc>
          <w:tcPr>
            <w:tcW w:w="826" w:type="pct"/>
            <w:tcPrChange w:id="1329" w:author="SQ C" w:date="2026-01-30T20:49:00Z" w16du:dateUtc="2026-01-30T12:49:00Z">
              <w:tcPr>
                <w:tcW w:w="1390" w:type="dxa"/>
                <w:gridSpan w:val="3"/>
              </w:tcPr>
            </w:tcPrChange>
          </w:tcPr>
          <w:p w14:paraId="4CF7E377" w14:textId="77777777" w:rsidR="005431B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268" w:type="pct"/>
            <w:tcPrChange w:id="1330" w:author="SQ C" w:date="2026-01-30T20:49:00Z" w16du:dateUtc="2026-01-30T12:49:00Z">
              <w:tcPr>
                <w:tcW w:w="456" w:type="dxa"/>
                <w:gridSpan w:val="2"/>
              </w:tcPr>
            </w:tcPrChange>
          </w:tcPr>
          <w:p w14:paraId="5CDE19B4" w14:textId="77777777" w:rsidR="005431B0" w:rsidRDefault="00000000">
            <w:r>
              <w:t>更新时间</w:t>
            </w:r>
          </w:p>
        </w:tc>
        <w:tc>
          <w:tcPr>
            <w:tcW w:w="332" w:type="pct"/>
            <w:tcPrChange w:id="1331" w:author="SQ C" w:date="2026-01-30T20:49:00Z" w16du:dateUtc="2026-01-30T12:49:00Z">
              <w:tcPr>
                <w:tcW w:w="550" w:type="dxa"/>
                <w:gridSpan w:val="2"/>
              </w:tcPr>
            </w:tcPrChange>
          </w:tcPr>
          <w:p w14:paraId="4F8D078D" w14:textId="77777777" w:rsidR="005431B0" w:rsidRDefault="005431B0"/>
        </w:tc>
        <w:tc>
          <w:tcPr>
            <w:tcW w:w="1009" w:type="pct"/>
            <w:tcPrChange w:id="1332" w:author="SQ C" w:date="2026-01-30T20:49:00Z" w16du:dateUtc="2026-01-30T12:49:00Z">
              <w:tcPr>
                <w:tcW w:w="1810" w:type="dxa"/>
                <w:gridSpan w:val="2"/>
              </w:tcPr>
            </w:tcPrChange>
          </w:tcPr>
          <w:p w14:paraId="70677B0B" w14:textId="77777777" w:rsidR="005431B0" w:rsidRDefault="005431B0"/>
        </w:tc>
        <w:tc>
          <w:tcPr>
            <w:tcW w:w="575" w:type="pct"/>
            <w:tcPrChange w:id="1333" w:author="SQ C" w:date="2026-01-30T20:49:00Z" w16du:dateUtc="2026-01-30T12:49:00Z">
              <w:tcPr>
                <w:tcW w:w="963" w:type="dxa"/>
                <w:gridSpan w:val="2"/>
              </w:tcPr>
            </w:tcPrChange>
          </w:tcPr>
          <w:p w14:paraId="4CE8587F" w14:textId="77777777" w:rsidR="005431B0" w:rsidRDefault="00000000">
            <w:r>
              <w:t>日期时间</w:t>
            </w:r>
          </w:p>
        </w:tc>
        <w:tc>
          <w:tcPr>
            <w:tcW w:w="641" w:type="pct"/>
            <w:tcPrChange w:id="1334" w:author="SQ C" w:date="2026-01-30T20:49:00Z" w16du:dateUtc="2026-01-30T12:49:00Z">
              <w:tcPr>
                <w:tcW w:w="1076" w:type="dxa"/>
                <w:gridSpan w:val="2"/>
              </w:tcPr>
            </w:tcPrChange>
          </w:tcPr>
          <w:p w14:paraId="0897D196" w14:textId="77777777" w:rsidR="005431B0" w:rsidRDefault="00000000">
            <w:r>
              <w:t>否</w:t>
            </w:r>
          </w:p>
        </w:tc>
      </w:tr>
      <w:tr w:rsidR="005431B0" w14:paraId="790A7A1F" w14:textId="77777777" w:rsidTr="0095542F">
        <w:trPr>
          <w:jc w:val="center"/>
          <w:trPrChange w:id="1335" w:author="SQ C" w:date="2026-01-30T20:49:00Z" w16du:dateUtc="2026-01-30T12:49:00Z">
            <w:trPr>
              <w:jc w:val="center"/>
            </w:trPr>
          </w:trPrChange>
        </w:trPr>
        <w:tc>
          <w:tcPr>
            <w:tcW w:w="312" w:type="pct"/>
            <w:tcPrChange w:id="1336" w:author="SQ C" w:date="2026-01-30T20:49:00Z" w16du:dateUtc="2026-01-30T12:49:00Z">
              <w:tcPr>
                <w:tcW w:w="516" w:type="dxa"/>
                <w:gridSpan w:val="2"/>
              </w:tcPr>
            </w:tcPrChange>
          </w:tcPr>
          <w:p w14:paraId="75B3F068" w14:textId="77777777" w:rsidR="005431B0" w:rsidRDefault="00000000">
            <w:r>
              <w:t>12</w:t>
            </w:r>
          </w:p>
        </w:tc>
        <w:tc>
          <w:tcPr>
            <w:tcW w:w="1038" w:type="pct"/>
            <w:tcPrChange w:id="1337" w:author="SQ C" w:date="2026-01-30T20:49:00Z" w16du:dateUtc="2026-01-30T12:49:00Z">
              <w:tcPr>
                <w:tcW w:w="1751" w:type="dxa"/>
                <w:gridSpan w:val="2"/>
              </w:tcPr>
            </w:tcPrChange>
          </w:tcPr>
          <w:p w14:paraId="131AB6C7" w14:textId="77777777" w:rsidR="005431B0" w:rsidRDefault="00000000">
            <w:r>
              <w:t>remark</w:t>
            </w:r>
          </w:p>
        </w:tc>
        <w:tc>
          <w:tcPr>
            <w:tcW w:w="826" w:type="pct"/>
            <w:tcPrChange w:id="1338" w:author="SQ C" w:date="2026-01-30T20:49:00Z" w16du:dateUtc="2026-01-30T12:49:00Z">
              <w:tcPr>
                <w:tcW w:w="1390" w:type="dxa"/>
                <w:gridSpan w:val="3"/>
              </w:tcPr>
            </w:tcPrChange>
          </w:tcPr>
          <w:p w14:paraId="02E2A07A" w14:textId="77777777" w:rsidR="005431B0" w:rsidRDefault="00000000">
            <w:proofErr w:type="gramStart"/>
            <w:r>
              <w:t>String(</w:t>
            </w:r>
            <w:proofErr w:type="gramEnd"/>
            <w:r>
              <w:t>500)</w:t>
            </w:r>
          </w:p>
        </w:tc>
        <w:tc>
          <w:tcPr>
            <w:tcW w:w="268" w:type="pct"/>
            <w:tcPrChange w:id="1339" w:author="SQ C" w:date="2026-01-30T20:49:00Z" w16du:dateUtc="2026-01-30T12:49:00Z">
              <w:tcPr>
                <w:tcW w:w="456" w:type="dxa"/>
                <w:gridSpan w:val="2"/>
              </w:tcPr>
            </w:tcPrChange>
          </w:tcPr>
          <w:p w14:paraId="4B3313EE" w14:textId="77777777" w:rsidR="005431B0" w:rsidRDefault="00000000">
            <w:r>
              <w:t>备</w:t>
            </w:r>
            <w:r>
              <w:lastRenderedPageBreak/>
              <w:t>注</w:t>
            </w:r>
          </w:p>
        </w:tc>
        <w:tc>
          <w:tcPr>
            <w:tcW w:w="332" w:type="pct"/>
            <w:tcPrChange w:id="1340" w:author="SQ C" w:date="2026-01-30T20:49:00Z" w16du:dateUtc="2026-01-30T12:49:00Z">
              <w:tcPr>
                <w:tcW w:w="550" w:type="dxa"/>
                <w:gridSpan w:val="2"/>
              </w:tcPr>
            </w:tcPrChange>
          </w:tcPr>
          <w:p w14:paraId="0190605E" w14:textId="77777777" w:rsidR="005431B0" w:rsidRDefault="005431B0"/>
        </w:tc>
        <w:tc>
          <w:tcPr>
            <w:tcW w:w="1009" w:type="pct"/>
            <w:tcPrChange w:id="1341" w:author="SQ C" w:date="2026-01-30T20:49:00Z" w16du:dateUtc="2026-01-30T12:49:00Z">
              <w:tcPr>
                <w:tcW w:w="1810" w:type="dxa"/>
                <w:gridSpan w:val="2"/>
              </w:tcPr>
            </w:tcPrChange>
          </w:tcPr>
          <w:p w14:paraId="1ACDA488" w14:textId="77777777" w:rsidR="005431B0" w:rsidRDefault="005431B0"/>
        </w:tc>
        <w:tc>
          <w:tcPr>
            <w:tcW w:w="575" w:type="pct"/>
            <w:tcPrChange w:id="1342" w:author="SQ C" w:date="2026-01-30T20:49:00Z" w16du:dateUtc="2026-01-30T12:49:00Z">
              <w:tcPr>
                <w:tcW w:w="963" w:type="dxa"/>
                <w:gridSpan w:val="2"/>
              </w:tcPr>
            </w:tcPrChange>
          </w:tcPr>
          <w:p w14:paraId="5E2DB997" w14:textId="77777777" w:rsidR="005431B0" w:rsidRDefault="00000000">
            <w:r>
              <w:t>多行文</w:t>
            </w:r>
            <w:r>
              <w:lastRenderedPageBreak/>
              <w:t>本</w:t>
            </w:r>
          </w:p>
        </w:tc>
        <w:tc>
          <w:tcPr>
            <w:tcW w:w="641" w:type="pct"/>
            <w:tcPrChange w:id="1343" w:author="SQ C" w:date="2026-01-30T20:49:00Z" w16du:dateUtc="2026-01-30T12:49:00Z">
              <w:tcPr>
                <w:tcW w:w="1076" w:type="dxa"/>
                <w:gridSpan w:val="2"/>
              </w:tcPr>
            </w:tcPrChange>
          </w:tcPr>
          <w:p w14:paraId="1B35C670" w14:textId="77777777" w:rsidR="005431B0" w:rsidRDefault="00000000">
            <w:r>
              <w:lastRenderedPageBreak/>
              <w:t>否</w:t>
            </w:r>
          </w:p>
        </w:tc>
      </w:tr>
      <w:tr w:rsidR="005431B0" w14:paraId="217C005D" w14:textId="77777777" w:rsidTr="0095542F">
        <w:trPr>
          <w:jc w:val="center"/>
          <w:trPrChange w:id="1344" w:author="SQ C" w:date="2026-01-30T20:49:00Z" w16du:dateUtc="2026-01-30T12:49:00Z">
            <w:trPr>
              <w:jc w:val="center"/>
            </w:trPr>
          </w:trPrChange>
        </w:trPr>
        <w:tc>
          <w:tcPr>
            <w:tcW w:w="312" w:type="pct"/>
            <w:tcPrChange w:id="1345" w:author="SQ C" w:date="2026-01-30T20:49:00Z" w16du:dateUtc="2026-01-30T12:49:00Z">
              <w:tcPr>
                <w:tcW w:w="516" w:type="dxa"/>
                <w:gridSpan w:val="2"/>
              </w:tcPr>
            </w:tcPrChange>
          </w:tcPr>
          <w:p w14:paraId="21FBE363" w14:textId="77777777" w:rsidR="005431B0" w:rsidRDefault="00000000">
            <w:r>
              <w:t>13</w:t>
            </w:r>
          </w:p>
        </w:tc>
        <w:tc>
          <w:tcPr>
            <w:tcW w:w="1038" w:type="pct"/>
            <w:tcPrChange w:id="1346" w:author="SQ C" w:date="2026-01-30T20:49:00Z" w16du:dateUtc="2026-01-30T12:49:00Z">
              <w:tcPr>
                <w:tcW w:w="1751" w:type="dxa"/>
                <w:gridSpan w:val="2"/>
              </w:tcPr>
            </w:tcPrChange>
          </w:tcPr>
          <w:p w14:paraId="574F04A3" w14:textId="77777777" w:rsidR="005431B0" w:rsidRDefault="00000000">
            <w:proofErr w:type="spellStart"/>
            <w:r>
              <w:t>del_flag</w:t>
            </w:r>
            <w:proofErr w:type="spellEnd"/>
          </w:p>
        </w:tc>
        <w:tc>
          <w:tcPr>
            <w:tcW w:w="826" w:type="pct"/>
            <w:tcPrChange w:id="1347" w:author="SQ C" w:date="2026-01-30T20:49:00Z" w16du:dateUtc="2026-01-30T12:49:00Z">
              <w:tcPr>
                <w:tcW w:w="1390" w:type="dxa"/>
                <w:gridSpan w:val="3"/>
              </w:tcPr>
            </w:tcPrChange>
          </w:tcPr>
          <w:p w14:paraId="0D71B97C" w14:textId="77777777" w:rsidR="005431B0" w:rsidRDefault="00000000">
            <w:proofErr w:type="gramStart"/>
            <w:r>
              <w:t>Char(</w:t>
            </w:r>
            <w:proofErr w:type="gramEnd"/>
            <w:r>
              <w:t>1)</w:t>
            </w:r>
          </w:p>
        </w:tc>
        <w:tc>
          <w:tcPr>
            <w:tcW w:w="268" w:type="pct"/>
            <w:tcPrChange w:id="1348" w:author="SQ C" w:date="2026-01-30T20:49:00Z" w16du:dateUtc="2026-01-30T12:49:00Z">
              <w:tcPr>
                <w:tcW w:w="456" w:type="dxa"/>
                <w:gridSpan w:val="2"/>
              </w:tcPr>
            </w:tcPrChange>
          </w:tcPr>
          <w:p w14:paraId="5EE57C79" w14:textId="77777777" w:rsidR="005431B0" w:rsidRDefault="00000000">
            <w:r>
              <w:t>删除标记</w:t>
            </w:r>
          </w:p>
        </w:tc>
        <w:tc>
          <w:tcPr>
            <w:tcW w:w="332" w:type="pct"/>
            <w:tcPrChange w:id="1349" w:author="SQ C" w:date="2026-01-30T20:49:00Z" w16du:dateUtc="2026-01-30T12:49:00Z">
              <w:tcPr>
                <w:tcW w:w="550" w:type="dxa"/>
                <w:gridSpan w:val="2"/>
              </w:tcPr>
            </w:tcPrChange>
          </w:tcPr>
          <w:p w14:paraId="24E5112A" w14:textId="77777777" w:rsidR="005431B0" w:rsidRDefault="005431B0"/>
        </w:tc>
        <w:tc>
          <w:tcPr>
            <w:tcW w:w="1009" w:type="pct"/>
            <w:tcPrChange w:id="1350" w:author="SQ C" w:date="2026-01-30T20:49:00Z" w16du:dateUtc="2026-01-30T12:49:00Z">
              <w:tcPr>
                <w:tcW w:w="1810" w:type="dxa"/>
                <w:gridSpan w:val="2"/>
              </w:tcPr>
            </w:tcPrChange>
          </w:tcPr>
          <w:p w14:paraId="02D03E9F" w14:textId="77777777" w:rsidR="005431B0" w:rsidRDefault="00000000">
            <w:r>
              <w:t>0</w:t>
            </w:r>
            <w:r>
              <w:t>存在</w:t>
            </w:r>
            <w:r>
              <w:t xml:space="preserve"> 2</w:t>
            </w:r>
            <w:r>
              <w:t>删除</w:t>
            </w:r>
          </w:p>
        </w:tc>
        <w:tc>
          <w:tcPr>
            <w:tcW w:w="575" w:type="pct"/>
            <w:tcPrChange w:id="1351" w:author="SQ C" w:date="2026-01-30T20:49:00Z" w16du:dateUtc="2026-01-30T12:49:00Z">
              <w:tcPr>
                <w:tcW w:w="963" w:type="dxa"/>
                <w:gridSpan w:val="2"/>
              </w:tcPr>
            </w:tcPrChange>
          </w:tcPr>
          <w:p w14:paraId="09FEFC62" w14:textId="77777777" w:rsidR="005431B0" w:rsidRDefault="00000000">
            <w:r>
              <w:t>字典单选</w:t>
            </w:r>
          </w:p>
        </w:tc>
        <w:tc>
          <w:tcPr>
            <w:tcW w:w="641" w:type="pct"/>
            <w:tcPrChange w:id="1352" w:author="SQ C" w:date="2026-01-30T20:49:00Z" w16du:dateUtc="2026-01-30T12:49:00Z">
              <w:tcPr>
                <w:tcW w:w="1076" w:type="dxa"/>
                <w:gridSpan w:val="2"/>
              </w:tcPr>
            </w:tcPrChange>
          </w:tcPr>
          <w:p w14:paraId="1624EBEF" w14:textId="77777777" w:rsidR="005431B0" w:rsidRDefault="00000000">
            <w:r>
              <w:t>否</w:t>
            </w:r>
          </w:p>
        </w:tc>
      </w:tr>
    </w:tbl>
    <w:p w14:paraId="6AC85018" w14:textId="77777777" w:rsidR="005431B0" w:rsidRDefault="005431B0">
      <w:pPr>
        <w:rPr>
          <w:rFonts w:ascii="宋体" w:eastAsia="宋体" w:hAnsi="宋体" w:cs="宋体" w:hint="eastAsia"/>
        </w:rPr>
      </w:pPr>
    </w:p>
    <w:sectPr w:rsidR="005431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85" w:author="徐传运 Shepherd" w:date="2025-11-17T22:44:00Z" w:initials="">
    <w:p w14:paraId="0C6C76DB" w14:textId="77777777" w:rsidR="005431B0" w:rsidRDefault="0026434C">
      <w:pPr>
        <w:pStyle w:val="a3"/>
      </w:pPr>
      <w:r>
        <w:rPr>
          <w:rStyle w:val="a5"/>
        </w:rPr>
        <w:annotationRef/>
      </w:r>
      <w:r>
        <w:rPr>
          <w:rFonts w:hint="eastAsia"/>
        </w:rPr>
        <w:t>这个可以用字典实现，创建一个名为“标签”字典</w:t>
      </w:r>
    </w:p>
  </w:comment>
  <w:comment w:id="1094" w:author="徐传运 Shepherd" w:date="2025-11-17T23:26:00Z" w:initials="">
    <w:p w14:paraId="7E3A6102" w14:textId="77777777" w:rsidR="005431B0" w:rsidRDefault="0026434C">
      <w:pPr>
        <w:pStyle w:val="a3"/>
      </w:pPr>
      <w:r>
        <w:rPr>
          <w:rStyle w:val="a5"/>
        </w:rPr>
        <w:annotationRef/>
      </w:r>
      <w:r>
        <w:rPr>
          <w:rFonts w:hint="eastAsia"/>
        </w:rPr>
        <w:t>这个表不要</w:t>
      </w:r>
    </w:p>
    <w:p w14:paraId="0A293832" w14:textId="77777777" w:rsidR="005431B0" w:rsidRDefault="00000000">
      <w:pPr>
        <w:pStyle w:val="a3"/>
      </w:pPr>
      <w:r>
        <w:rPr>
          <w:rFonts w:hint="eastAsia"/>
        </w:rPr>
        <w:t>框架里有</w:t>
      </w:r>
      <w:r>
        <w:rPr>
          <w:rFonts w:hint="eastAsia"/>
        </w:rPr>
        <w:t>user</w:t>
      </w:r>
      <w:r>
        <w:rPr>
          <w:rFonts w:hint="eastAsia"/>
        </w:rPr>
        <w:t>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6C76DB" w15:done="0"/>
  <w15:commentEx w15:paraId="0A29383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6C76DB" w16cid:durableId="0C6C76DB"/>
  <w16cid:commentId w16cid:paraId="0A293832" w16cid:durableId="0A29383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Q C">
    <w15:presenceInfo w15:providerId="Windows Live" w15:userId="5fc55b520bb206b4"/>
  </w15:person>
  <w15:person w15:author="can wang">
    <w15:presenceInfo w15:providerId="Windows Live" w15:userId="84d68d9c823042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4F549F4"/>
    <w:rsid w:val="00000238"/>
    <w:rsid w:val="000603B0"/>
    <w:rsid w:val="001A0B72"/>
    <w:rsid w:val="0026434C"/>
    <w:rsid w:val="0029445A"/>
    <w:rsid w:val="00404CEA"/>
    <w:rsid w:val="004057EA"/>
    <w:rsid w:val="005431B0"/>
    <w:rsid w:val="00602CF0"/>
    <w:rsid w:val="00705B63"/>
    <w:rsid w:val="008649F9"/>
    <w:rsid w:val="00870962"/>
    <w:rsid w:val="0095542F"/>
    <w:rsid w:val="00B00BFF"/>
    <w:rsid w:val="00B847BD"/>
    <w:rsid w:val="00BA5B70"/>
    <w:rsid w:val="00BF1DDA"/>
    <w:rsid w:val="00C04D42"/>
    <w:rsid w:val="00E86033"/>
    <w:rsid w:val="04F549F4"/>
    <w:rsid w:val="09B33FB2"/>
    <w:rsid w:val="0B7FC0F9"/>
    <w:rsid w:val="0C95E9F1"/>
    <w:rsid w:val="13F5CA45"/>
    <w:rsid w:val="19BDB42A"/>
    <w:rsid w:val="1DFD9842"/>
    <w:rsid w:val="1EF1ED63"/>
    <w:rsid w:val="33EEA59B"/>
    <w:rsid w:val="377B7843"/>
    <w:rsid w:val="3B5639EA"/>
    <w:rsid w:val="3BB5F08E"/>
    <w:rsid w:val="3DFD905B"/>
    <w:rsid w:val="3EB35BDD"/>
    <w:rsid w:val="3F1B2AB2"/>
    <w:rsid w:val="3F460FD4"/>
    <w:rsid w:val="3F63859C"/>
    <w:rsid w:val="3F6DDD4C"/>
    <w:rsid w:val="3FF05B4D"/>
    <w:rsid w:val="4DFD36F6"/>
    <w:rsid w:val="61EF4C8B"/>
    <w:rsid w:val="657F5054"/>
    <w:rsid w:val="67BF0B7D"/>
    <w:rsid w:val="67F170B7"/>
    <w:rsid w:val="6F3BA809"/>
    <w:rsid w:val="6F6F7A02"/>
    <w:rsid w:val="6FBF577E"/>
    <w:rsid w:val="6FFF05B5"/>
    <w:rsid w:val="7297F03A"/>
    <w:rsid w:val="72EF240A"/>
    <w:rsid w:val="76265C4E"/>
    <w:rsid w:val="767727AA"/>
    <w:rsid w:val="79FBA66B"/>
    <w:rsid w:val="7A39755A"/>
    <w:rsid w:val="7A7E2D79"/>
    <w:rsid w:val="7AFF7433"/>
    <w:rsid w:val="7B8ECB54"/>
    <w:rsid w:val="7BFF58C9"/>
    <w:rsid w:val="7C7B582F"/>
    <w:rsid w:val="7D6DB099"/>
    <w:rsid w:val="7DBB5FB0"/>
    <w:rsid w:val="7DFE4740"/>
    <w:rsid w:val="7E5D634F"/>
    <w:rsid w:val="7F3D3590"/>
    <w:rsid w:val="7FBEC189"/>
    <w:rsid w:val="7FBF584E"/>
    <w:rsid w:val="7FEB83D7"/>
    <w:rsid w:val="7FFB801B"/>
    <w:rsid w:val="9FFD0292"/>
    <w:rsid w:val="A3DF1E7F"/>
    <w:rsid w:val="AEAF59FF"/>
    <w:rsid w:val="B5EE3BBC"/>
    <w:rsid w:val="B5FDF4D0"/>
    <w:rsid w:val="B756D2D0"/>
    <w:rsid w:val="BC6652DC"/>
    <w:rsid w:val="BCF53530"/>
    <w:rsid w:val="BE7D2E3B"/>
    <w:rsid w:val="BECD065E"/>
    <w:rsid w:val="BEFFBB2D"/>
    <w:rsid w:val="CB9270E4"/>
    <w:rsid w:val="CD7FAABB"/>
    <w:rsid w:val="CF97890D"/>
    <w:rsid w:val="CFFC3E33"/>
    <w:rsid w:val="D1D37C0B"/>
    <w:rsid w:val="D6E762BE"/>
    <w:rsid w:val="D73D3149"/>
    <w:rsid w:val="D9DB3CC1"/>
    <w:rsid w:val="DD7F7EE0"/>
    <w:rsid w:val="DDFC5579"/>
    <w:rsid w:val="DF97405D"/>
    <w:rsid w:val="DFFD0A8B"/>
    <w:rsid w:val="DFFF65F7"/>
    <w:rsid w:val="E763F3CC"/>
    <w:rsid w:val="EAFED529"/>
    <w:rsid w:val="EF3F18B8"/>
    <w:rsid w:val="EFCD0B71"/>
    <w:rsid w:val="EFD3CD38"/>
    <w:rsid w:val="EFEE2923"/>
    <w:rsid w:val="EFFAAC9C"/>
    <w:rsid w:val="EFFDEF4B"/>
    <w:rsid w:val="F0B31D47"/>
    <w:rsid w:val="F7B8CD66"/>
    <w:rsid w:val="F9AB4EB2"/>
    <w:rsid w:val="FABFF705"/>
    <w:rsid w:val="FCDB48D1"/>
    <w:rsid w:val="FCFF7D04"/>
    <w:rsid w:val="FE2E5E64"/>
    <w:rsid w:val="FE9F4586"/>
    <w:rsid w:val="FEDED219"/>
    <w:rsid w:val="FEFAC77F"/>
    <w:rsid w:val="FEFFA2C3"/>
    <w:rsid w:val="FF7D267F"/>
    <w:rsid w:val="FF7E2017"/>
    <w:rsid w:val="FF7FF221"/>
    <w:rsid w:val="FFB5DEFD"/>
    <w:rsid w:val="FFCFE012"/>
    <w:rsid w:val="FFE38D35"/>
    <w:rsid w:val="FFEBAF92"/>
    <w:rsid w:val="FFF43090"/>
    <w:rsid w:val="FFFF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6A433"/>
  <w15:docId w15:val="{CE80AE8A-B63D-4085-97A0-9B61EAF6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character" w:styleId="a4">
    <w:name w:val="Strong"/>
    <w:basedOn w:val="a0"/>
    <w:qFormat/>
    <w:rPr>
      <w:b/>
      <w:bCs/>
    </w:rPr>
  </w:style>
  <w:style w:type="character" w:styleId="a5">
    <w:name w:val="annotation reference"/>
    <w:basedOn w:val="a0"/>
    <w:rPr>
      <w:sz w:val="21"/>
      <w:szCs w:val="21"/>
    </w:rPr>
  </w:style>
  <w:style w:type="paragraph" w:styleId="a6">
    <w:name w:val="Revision"/>
    <w:hidden/>
    <w:uiPriority w:val="99"/>
    <w:unhideWhenUsed/>
    <w:rsid w:val="0026434C"/>
    <w:rPr>
      <w:rFonts w:asciiTheme="minorHAnsi" w:eastAsiaTheme="minorEastAsia" w:hAnsiTheme="minorHAnsi" w:cstheme="minorBidi"/>
      <w:kern w:val="2"/>
      <w:sz w:val="21"/>
      <w:szCs w:val="24"/>
    </w:rPr>
  </w:style>
  <w:style w:type="table" w:styleId="a7">
    <w:name w:val="Table Grid"/>
    <w:basedOn w:val="a1"/>
    <w:rsid w:val="002643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0603B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2938</Words>
  <Characters>7787</Characters>
  <Application>Microsoft Office Word</Application>
  <DocSecurity>0</DocSecurity>
  <Lines>1946</Lines>
  <Paragraphs>1532</Paragraphs>
  <ScaleCrop>false</ScaleCrop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21826</dc:creator>
  <cp:lastModifiedBy>can wang</cp:lastModifiedBy>
  <cp:revision>2</cp:revision>
  <dcterms:created xsi:type="dcterms:W3CDTF">2026-01-30T13:32:00Z</dcterms:created>
  <dcterms:modified xsi:type="dcterms:W3CDTF">2026-01-30T13:32:00Z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4411B7B14CD64A031E321B69AE3FE0D8_43</vt:lpwstr>
  </property>
</Properties>
</file>